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8lwexl6pxu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Verification Details and Steps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For vendor onboarding, separate </w:t>
      </w:r>
      <w:r w:rsidDel="00000000" w:rsidR="00000000" w:rsidRPr="00000000">
        <w:rPr>
          <w:b w:val="1"/>
          <w:bCs w:val="1"/>
          <w:rtl w:val="0"/>
        </w:rPr>
        <w:t xml:space="preserve">store creation</w:t>
      </w:r>
      <w:r w:rsidDel="00000000" w:rsidR="00000000" w:rsidRPr="00000000">
        <w:rPr>
          <w:rtl w:val="0"/>
        </w:rPr>
        <w:t xml:space="preserve"> from </w:t>
      </w:r>
      <w:r w:rsidDel="00000000" w:rsidR="00000000" w:rsidRPr="00000000">
        <w:rPr>
          <w:b w:val="1"/>
          <w:bCs w:val="1"/>
          <w:rtl w:val="0"/>
        </w:rPr>
        <w:t xml:space="preserve">legal verification</w:t>
      </w:r>
      <w:r w:rsidDel="00000000" w:rsidR="00000000" w:rsidRPr="00000000">
        <w:rPr>
          <w:rtl w:val="0"/>
        </w:rPr>
        <w:t xml:space="preserve">. Let the vendor create a draft store with basic data, but block publishing, payouts, or high-risk sales until KYB/KYC is complete.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ezkc2e2n2aq" w:id="1"/>
      <w:bookmarkEnd w:id="1"/>
      <w:r w:rsidDel="00000000" w:rsidR="00000000" w:rsidRPr="00000000">
        <w:rPr>
          <w:b w:val="1"/>
          <w:bCs w:val="1"/>
          <w:sz w:val="34"/>
          <w:szCs w:val="34"/>
          <w:rtl w:val="0"/>
        </w:rPr>
        <w:t xml:space="preserve">1. Do not collect every identity document by default</w:t>
      </w:r>
    </w:p>
    <w:p w:rsidR="00000000" w:rsidDel="00000000" w:rsidP="00000000" w:rsidRDefault="00000000" w:rsidRPr="00000000" w14:paraId="00000004">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request NID, passport, birth certificate, and family notebook all at once. Collect </w:t>
      </w:r>
      <w:r w:rsidDel="00000000" w:rsidR="00000000" w:rsidRPr="00000000">
        <w:rPr>
          <w:b w:val="1"/>
          <w:bCs w:val="1"/>
          <w:rtl w:val="0"/>
        </w:rPr>
        <w:t xml:space="preserve">one primary government ID</w:t>
      </w:r>
      <w:r w:rsidDel="00000000" w:rsidR="00000000" w:rsidRPr="00000000">
        <w:rPr>
          <w:rtl w:val="0"/>
        </w:rPr>
        <w:t xml:space="preserve"> and request alternatives only when the primary document fails or is not available. This follows the data-minimization principle: collect data that is adequate, relevant, and limited to what is necessary for the purpose. (</w:t>
      </w:r>
      <w:hyperlink r:id="rId6">
        <w:r w:rsidDel="00000000" w:rsidR="00000000" w:rsidRPr="00000000">
          <w:rPr>
            <w:color w:val="1155cc"/>
            <w:u w:val="single"/>
            <w:rtl w:val="0"/>
          </w:rPr>
          <w:t xml:space="preserve">GDPR</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Recommended identity collection:</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b w:val="1"/>
                <w:bCs w:val="1"/>
                <w:rtl w:val="0"/>
              </w:rPr>
              <w:t xml:space="preserve">Collect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Individual vendor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Full legal name, date of birth, nationality, residential address, phone, email, one government 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Authorized company representative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Same as individual vendor, plus proof they can represent the 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Partner / beneficial owner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Same KYC fields if ownership/control threshold is met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Failed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Ask for alternate document: passport, national ID, residence permit,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Birth certificate / family notebook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Avoid unless required by a specific country regulator or no standard ID exists</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Family notebook and birth certificate may expose unnecessary family/minor data. Keep them as </w:t>
      </w:r>
      <w:r w:rsidDel="00000000" w:rsidR="00000000" w:rsidRPr="00000000">
        <w:rPr>
          <w:b w:val="1"/>
          <w:bCs w:val="1"/>
          <w:rtl w:val="0"/>
        </w:rPr>
        <w:t xml:space="preserve">exceptional fallback documents</w:t>
      </w:r>
      <w:r w:rsidDel="00000000" w:rsidR="00000000" w:rsidRPr="00000000">
        <w:rPr>
          <w:rtl w:val="0"/>
        </w:rPr>
        <w:t xml:space="preserve">, not standard onboarding fields.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7fulxbp8g2r" w:id="2"/>
      <w:bookmarkEnd w:id="2"/>
      <w:r w:rsidDel="00000000" w:rsidR="00000000" w:rsidRPr="00000000">
        <w:rPr>
          <w:b w:val="1"/>
          <w:bCs w:val="1"/>
          <w:sz w:val="34"/>
          <w:szCs w:val="34"/>
          <w:rtl w:val="0"/>
        </w:rPr>
        <w:t xml:space="preserve">2. Additional information to collect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fo1awcdek8x" w:id="3"/>
      <w:bookmarkEnd w:id="3"/>
      <w:r w:rsidDel="00000000" w:rsidR="00000000" w:rsidRPr="00000000">
        <w:rPr>
          <w:b w:val="1"/>
          <w:bCs w:val="1"/>
          <w:color w:val="000000"/>
          <w:sz w:val="26"/>
          <w:szCs w:val="26"/>
          <w:rtl w:val="0"/>
        </w:rPr>
        <w:t xml:space="preserve">A. Vendor personal KYC (Through Vendor Onboarding Steps)</w:t>
      </w:r>
    </w:p>
    <w:p w:rsidR="00000000" w:rsidDel="00000000" w:rsidP="00000000" w:rsidRDefault="00000000" w:rsidRPr="00000000" w14:paraId="00000016">
      <w:pPr>
        <w:spacing w:after="240" w:before="240" w:lineRule="auto"/>
        <w:rPr/>
      </w:pPr>
      <w:r w:rsidDel="00000000" w:rsidR="00000000" w:rsidRPr="00000000">
        <w:rPr>
          <w:rtl w:val="0"/>
        </w:rPr>
        <w:t xml:space="preserve">Collect:</w:t>
      </w:r>
    </w:p>
    <w:p w:rsidR="00000000" w:rsidDel="00000000" w:rsidP="00000000" w:rsidRDefault="00000000" w:rsidRPr="00000000" w14:paraId="00000017">
      <w:pPr>
        <w:numPr>
          <w:ilvl w:val="0"/>
          <w:numId w:val="12"/>
        </w:numPr>
        <w:spacing w:after="0" w:afterAutospacing="0" w:before="240" w:lineRule="auto"/>
        <w:ind w:left="720" w:hanging="360"/>
      </w:pPr>
      <w:r w:rsidDel="00000000" w:rsidR="00000000" w:rsidRPr="00000000">
        <w:rPr>
          <w:rtl w:val="0"/>
        </w:rPr>
        <w:t xml:space="preserve">Full legal name in local language and English, if applicable</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Nationality</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Residential address</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Email and phone number (2FA), both verified</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Government ID type, number, issuing country, issue date, expiry date</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Selfie/liveness check for identity match (optional)</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Tax residency country</w:t>
      </w:r>
    </w:p>
    <w:p w:rsidR="00000000" w:rsidDel="00000000" w:rsidP="00000000" w:rsidRDefault="00000000" w:rsidRPr="00000000" w14:paraId="0000001F">
      <w:pPr>
        <w:numPr>
          <w:ilvl w:val="0"/>
          <w:numId w:val="12"/>
        </w:numPr>
        <w:spacing w:after="240" w:before="0" w:beforeAutospacing="0" w:lineRule="auto"/>
        <w:ind w:left="720" w:hanging="360"/>
      </w:pPr>
      <w:r w:rsidDel="00000000" w:rsidR="00000000" w:rsidRPr="00000000">
        <w:rPr>
          <w:rtl w:val="0"/>
        </w:rPr>
        <w:t xml:space="preserve">Whether the person is acting as owner, director, authorized representative, or employee.</w:t>
      </w:r>
    </w:p>
    <w:p w:rsidR="00000000" w:rsidDel="00000000" w:rsidP="00000000" w:rsidRDefault="00000000" w:rsidRPr="00000000" w14:paraId="00000020">
      <w:pPr>
        <w:spacing w:after="240" w:before="240" w:lineRule="auto"/>
        <w:rPr/>
      </w:pPr>
      <w:r w:rsidDel="00000000" w:rsidR="00000000" w:rsidRPr="00000000">
        <w:rPr>
          <w:rtl w:val="0"/>
        </w:rPr>
        <w:t xml:space="preserve">For online marketplaces, identity verification normally needs reliable confirmation that the person or entity is real and corresponds to the submitted documents. The U.S. INFORM Consumers Act, for example, requires marketplaces to collect and verify seller identity, contact, bank, and tax information for high-volume sellers. (</w:t>
      </w:r>
      <w:hyperlink r:id="rId7">
        <w:r w:rsidDel="00000000" w:rsidR="00000000" w:rsidRPr="00000000">
          <w:rPr>
            <w:color w:val="1155cc"/>
            <w:u w:val="single"/>
            <w:rtl w:val="0"/>
          </w:rPr>
          <w:t xml:space="preserve">Federal Trade Commission</w:t>
        </w:r>
      </w:hyperlink>
      <w:r w:rsidDel="00000000" w:rsidR="00000000" w:rsidRPr="00000000">
        <w:rPr>
          <w:rtl w:val="0"/>
        </w:rPr>
        <w:t xml:space="preserv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axnj71edjmo" w:id="4"/>
      <w:bookmarkEnd w:id="4"/>
      <w:r w:rsidDel="00000000" w:rsidR="00000000" w:rsidRPr="00000000">
        <w:rPr>
          <w:b w:val="1"/>
          <w:bCs w:val="1"/>
          <w:color w:val="000000"/>
          <w:sz w:val="26"/>
          <w:szCs w:val="26"/>
          <w:rtl w:val="0"/>
        </w:rPr>
        <w:t xml:space="preserve">B. Business KYB (Through Store Onboarding Steps)</w:t>
      </w:r>
    </w:p>
    <w:p w:rsidR="00000000" w:rsidDel="00000000" w:rsidP="00000000" w:rsidRDefault="00000000" w:rsidRPr="00000000" w14:paraId="00000022">
      <w:pPr>
        <w:spacing w:after="240" w:before="240" w:lineRule="auto"/>
        <w:rPr/>
      </w:pPr>
      <w:r w:rsidDel="00000000" w:rsidR="00000000" w:rsidRPr="00000000">
        <w:rPr>
          <w:rtl w:val="0"/>
        </w:rPr>
        <w:t xml:space="preserve">Add these fields:</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rtl w:val="0"/>
        </w:rPr>
        <w:t xml:space="preserve">Vendor type: individual, sole proprietor, company, partnership, nonprofit</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Legal business name</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Trade name / store display name</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Business registration number</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Registration country</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Registration date</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Registered business address</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Operating address, if different</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Business license / commercial registration document</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VAT/GST/sales tax number, where applicable</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Tax Identification Number and issuing jurisdiction</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tl w:val="0"/>
        </w:rPr>
        <w:t xml:space="preserve">Industry/merchant category</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Product categories to be sold</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Expected monthly sales volume</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Source of goods: manufacturer, distributor, own production, dropshipping, reseller</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Website, social media, or existing shop links</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Customer support email and phone</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Return/refund policy</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Shipping origin countries</w:t>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tl w:val="0"/>
        </w:rPr>
        <w:t xml:space="preserve">Warehousing address, if applicable</w:t>
      </w:r>
    </w:p>
    <w:p w:rsidR="00000000" w:rsidDel="00000000" w:rsidP="00000000" w:rsidRDefault="00000000" w:rsidRPr="00000000" w14:paraId="00000037">
      <w:pPr>
        <w:spacing w:after="240" w:before="240" w:lineRule="auto"/>
        <w:rPr/>
      </w:pPr>
      <w:r w:rsidDel="00000000" w:rsidR="00000000" w:rsidRPr="00000000">
        <w:rPr>
          <w:rtl w:val="0"/>
        </w:rPr>
        <w:t xml:space="preserve">For EU-relevant platform reporting, DAC7 requires platform operators to collect and verify seller information, including tax identification details and, for entities, business registration and VAT details where applicable. (</w:t>
      </w:r>
      <w:hyperlink r:id="rId8">
        <w:r w:rsidDel="00000000" w:rsidR="00000000" w:rsidRPr="00000000">
          <w:rPr>
            <w:color w:val="1155cc"/>
            <w:u w:val="single"/>
            <w:rtl w:val="0"/>
          </w:rPr>
          <w:t xml:space="preserve">Taxation and Customs Union</w:t>
        </w:r>
      </w:hyperlink>
      <w:r w:rsidDel="00000000" w:rsidR="00000000" w:rsidRPr="00000000">
        <w:rPr>
          <w:rtl w:val="0"/>
        </w:rPr>
        <w:t xml:space="preserv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eh8rm1n827if" w:id="5"/>
      <w:bookmarkEnd w:id="5"/>
      <w:r w:rsidDel="00000000" w:rsidR="00000000" w:rsidRPr="00000000">
        <w:rPr>
          <w:b w:val="1"/>
          <w:bCs w:val="1"/>
          <w:color w:val="000000"/>
          <w:sz w:val="26"/>
          <w:szCs w:val="26"/>
          <w:rtl w:val="0"/>
        </w:rPr>
        <w:t xml:space="preserve">C. Ownership and partners</w:t>
      </w:r>
    </w:p>
    <w:p w:rsidR="00000000" w:rsidDel="00000000" w:rsidP="00000000" w:rsidRDefault="00000000" w:rsidRPr="00000000" w14:paraId="00000039">
      <w:pPr>
        <w:spacing w:after="240" w:before="240" w:lineRule="auto"/>
        <w:rPr/>
      </w:pPr>
      <w:r w:rsidDel="00000000" w:rsidR="00000000" w:rsidRPr="00000000">
        <w:rPr>
          <w:rtl w:val="0"/>
        </w:rPr>
        <w:t xml:space="preserve">For partners, do not only collect emails and phone numbers. Collect:</w:t>
      </w:r>
    </w:p>
    <w:p w:rsidR="00000000" w:rsidDel="00000000" w:rsidP="00000000" w:rsidRDefault="00000000" w:rsidRPr="00000000" w14:paraId="0000003A">
      <w:pPr>
        <w:numPr>
          <w:ilvl w:val="0"/>
          <w:numId w:val="16"/>
        </w:numPr>
        <w:spacing w:after="0" w:afterAutospacing="0" w:before="240" w:lineRule="auto"/>
        <w:ind w:left="720" w:hanging="360"/>
      </w:pPr>
      <w:r w:rsidDel="00000000" w:rsidR="00000000" w:rsidRPr="00000000">
        <w:rPr>
          <w:rtl w:val="0"/>
        </w:rPr>
        <w:t xml:space="preserve">Partner legal name</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tl w:val="0"/>
        </w:rPr>
        <w:t xml:space="preserve">Ownership percentage</w:t>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tl w:val="0"/>
        </w:rPr>
        <w:t xml:space="preserve">Role: owner, director, manager, authorized signer</w:t>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rtl w:val="0"/>
        </w:rPr>
        <w:t xml:space="preserve">Whether they control the store or the company.</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Government ID for significant owners/controllers</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Proof of authority, such as an authorization letter, board resolution, or power of attorney</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rtl w:val="0"/>
        </w:rPr>
        <w:t xml:space="preserve">Sanctions/PEP declaration where applicable</w:t>
      </w:r>
    </w:p>
    <w:p w:rsidR="00000000" w:rsidDel="00000000" w:rsidP="00000000" w:rsidRDefault="00000000" w:rsidRPr="00000000" w14:paraId="00000041">
      <w:pPr>
        <w:spacing w:after="240" w:before="240" w:lineRule="auto"/>
        <w:rPr/>
      </w:pPr>
      <w:r w:rsidDel="00000000" w:rsidR="00000000" w:rsidRPr="00000000">
        <w:rPr>
          <w:rtl w:val="0"/>
        </w:rPr>
        <w:t xml:space="preserve">Use a beneficial ownership threshold, commonly </w:t>
      </w:r>
      <w:r w:rsidDel="00000000" w:rsidR="00000000" w:rsidRPr="00000000">
        <w:rPr>
          <w:b w:val="1"/>
          <w:bCs w:val="1"/>
          <w:rtl w:val="0"/>
        </w:rPr>
        <w:t xml:space="preserve">25% or more ownership/control</w:t>
      </w:r>
      <w:r w:rsidDel="00000000" w:rsidR="00000000" w:rsidRPr="00000000">
        <w:rPr>
          <w:rtl w:val="0"/>
        </w:rPr>
        <w:t xml:space="preserve">, but make it configurable by country and payment provider. FATF guidance emphasizes accurate and up-to-date beneficial ownership information for legal persons to reduce misuse of companies and shell structures. (</w:t>
      </w:r>
      <w:hyperlink r:id="rId9">
        <w:r w:rsidDel="00000000" w:rsidR="00000000" w:rsidRPr="00000000">
          <w:rPr>
            <w:color w:val="1155cc"/>
            <w:u w:val="single"/>
            <w:rtl w:val="0"/>
          </w:rPr>
          <w:t xml:space="preserve">FATF</w:t>
        </w:r>
      </w:hyperlink>
      <w:r w:rsidDel="00000000" w:rsidR="00000000" w:rsidRPr="00000000">
        <w:rPr>
          <w:rtl w:val="0"/>
        </w:rPr>
        <w:t xml:space="preserv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ja50kl17jsv5" w:id="6"/>
      <w:bookmarkEnd w:id="6"/>
      <w:r w:rsidDel="00000000" w:rsidR="00000000" w:rsidRPr="00000000">
        <w:rPr>
          <w:b w:val="1"/>
          <w:bCs w:val="1"/>
          <w:color w:val="000000"/>
          <w:sz w:val="26"/>
          <w:szCs w:val="26"/>
          <w:rtl w:val="0"/>
        </w:rPr>
        <w:t xml:space="preserve">D. Payout and bank verification</w:t>
      </w:r>
    </w:p>
    <w:p w:rsidR="00000000" w:rsidDel="00000000" w:rsidP="00000000" w:rsidRDefault="00000000" w:rsidRPr="00000000" w14:paraId="00000043">
      <w:pPr>
        <w:spacing w:after="240" w:before="240" w:lineRule="auto"/>
        <w:rPr/>
      </w:pPr>
      <w:r w:rsidDel="00000000" w:rsidR="00000000" w:rsidRPr="00000000">
        <w:rPr>
          <w:rtl w:val="0"/>
        </w:rPr>
        <w:t xml:space="preserve">Collect before enabling payouts:</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Bank account holder name</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IBAN/account number</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Bank name</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Bank country</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SWIFT/BIC, if cross-border</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Settlement currency</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Proof of bank ownership: bank statement, void cheque, or open-banking verification</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rtl w:val="0"/>
        </w:rPr>
        <w:t xml:space="preserve">Confirmation that bank account owner matches the vendor, business, or authorized representative</w:t>
      </w:r>
    </w:p>
    <w:p w:rsidR="00000000" w:rsidDel="00000000" w:rsidP="00000000" w:rsidRDefault="00000000" w:rsidRPr="00000000" w14:paraId="0000004C">
      <w:pPr>
        <w:spacing w:after="240" w:before="240" w:lineRule="auto"/>
        <w:rPr/>
      </w:pPr>
      <w:r w:rsidDel="00000000" w:rsidR="00000000" w:rsidRPr="00000000">
        <w:rPr>
          <w:rtl w:val="0"/>
        </w:rPr>
        <w:t xml:space="preserve">Payment providers and marketplace payout systems usually require identity, business, risk, and regulatory checks, and these requirements change by country and account capability. (</w:t>
      </w:r>
      <w:hyperlink r:id="rId10">
        <w:r w:rsidDel="00000000" w:rsidR="00000000" w:rsidRPr="00000000">
          <w:rPr>
            <w:color w:val="1155cc"/>
            <w:u w:val="single"/>
            <w:rtl w:val="0"/>
          </w:rPr>
          <w:t xml:space="preserve">Stripe Docs</w:t>
        </w:r>
      </w:hyperlink>
      <w:r w:rsidDel="00000000" w:rsidR="00000000" w:rsidRPr="00000000">
        <w:rPr>
          <w:rtl w:val="0"/>
        </w:rPr>
        <w:t xml:space="preserv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6uiz9668d1f1" w:id="7"/>
      <w:bookmarkEnd w:id="7"/>
      <w:r w:rsidDel="00000000" w:rsidR="00000000" w:rsidRPr="00000000">
        <w:rPr>
          <w:b w:val="1"/>
          <w:bCs w:val="1"/>
          <w:color w:val="000000"/>
          <w:sz w:val="26"/>
          <w:szCs w:val="26"/>
          <w:rtl w:val="0"/>
        </w:rPr>
        <w:t xml:space="preserve">E. Store/domain verification</w:t>
      </w:r>
      <w:ins w:author="Mohamed Beshir" w:id="0" w:date="2026-04-26T18:46:15Z">
        <w:r w:rsidDel="00000000" w:rsidR="00000000" w:rsidRPr="00000000">
          <w:rPr>
            <w:b w:val="1"/>
            <w:bCs w:val="1"/>
            <w:color w:val="000000"/>
            <w:sz w:val="26"/>
            <w:szCs w:val="26"/>
            <w:rtl w:val="0"/>
          </w:rPr>
          <w:t xml:space="preserve"> (All Optional)</w:t>
        </w:r>
      </w:ins>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For the store itself, add:</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Store slug uniqueness validation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Reserved/restricted slug check</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Domain ownership verification via DNS TXT record</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Previous DNS provider</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Whether the domain was previously used by another merchant</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SSL status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Brand/trademark ownership confirmation if the store name uses a protected brand</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Public seller profile fields approved for customer display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d7ovz8tl5cp5" w:id="8"/>
      <w:bookmarkEnd w:id="8"/>
      <w:r w:rsidDel="00000000" w:rsidR="00000000" w:rsidRPr="00000000">
        <w:rPr>
          <w:b w:val="1"/>
          <w:bCs w:val="1"/>
          <w:color w:val="000000"/>
          <w:sz w:val="26"/>
          <w:szCs w:val="26"/>
          <w:rtl w:val="0"/>
        </w:rPr>
        <w:t xml:space="preserve">F. Product/legal category verification (All Optional)</w:t>
      </w:r>
    </w:p>
    <w:p w:rsidR="00000000" w:rsidDel="00000000" w:rsidP="00000000" w:rsidRDefault="00000000" w:rsidRPr="00000000" w14:paraId="00000058">
      <w:pPr>
        <w:spacing w:after="240" w:before="240" w:lineRule="auto"/>
        <w:rPr/>
      </w:pPr>
      <w:r w:rsidDel="00000000" w:rsidR="00000000" w:rsidRPr="00000000">
        <w:rPr>
          <w:rtl w:val="0"/>
        </w:rPr>
        <w:t xml:space="preserve">Depending on what vendors sell, request extra documents for restricted categories:</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rtl w:val="0"/>
        </w:rPr>
        <w:t xml:space="preserve">Food: food handling/license documents</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Cosmetics: product safety/compliance certificates</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Electronics: conformity certificates</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Medical products: regulatory approval</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Children’s products: safety certificates</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Branded goods: distributor authorization or invoices</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tl w:val="0"/>
        </w:rPr>
        <w:t xml:space="preserve">Digital goods: ownership/licensing proof</w:t>
      </w:r>
    </w:p>
    <w:p w:rsidR="00000000" w:rsidDel="00000000" w:rsidP="00000000" w:rsidRDefault="00000000" w:rsidRPr="00000000" w14:paraId="00000060">
      <w:pPr>
        <w:spacing w:after="240" w:before="240" w:lineRule="auto"/>
        <w:rPr/>
      </w:pPr>
      <w:r w:rsidDel="00000000" w:rsidR="00000000" w:rsidRPr="00000000">
        <w:rPr>
          <w:rtl w:val="0"/>
        </w:rPr>
        <w:t xml:space="preserve">Also collect seller attestations:</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No counterfeit goods</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No prohibited products</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Compliance with consumer protection laws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Right to sell listed products</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Accurate tax and business information</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Agreement to marketplace terms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u0zp33sabp9i" w:id="9"/>
      <w:bookmarkEnd w:id="9"/>
      <w:r w:rsidDel="00000000" w:rsidR="00000000" w:rsidRPr="00000000">
        <w:rPr>
          <w:b w:val="1"/>
          <w:bCs w:val="1"/>
          <w:sz w:val="34"/>
          <w:szCs w:val="34"/>
          <w:rtl w:val="0"/>
        </w:rPr>
        <w:t xml:space="preserve">3. Recommended verification workflow</w:t>
      </w:r>
    </w:p>
    <w:p w:rsidR="00000000" w:rsidDel="00000000" w:rsidP="00000000" w:rsidRDefault="00000000" w:rsidRPr="00000000" w14:paraId="00000069">
      <w:pPr>
        <w:spacing w:after="240" w:before="240" w:lineRule="auto"/>
        <w:rPr/>
      </w:pPr>
      <w:r w:rsidDel="00000000" w:rsidR="00000000" w:rsidRPr="00000000">
        <w:rPr>
          <w:rtl w:val="0"/>
        </w:rPr>
        <w:t xml:space="preserve">Use a staged model:</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0wfetqjkvmd" w:id="10"/>
      <w:bookmarkEnd w:id="10"/>
      <w:r w:rsidDel="00000000" w:rsidR="00000000" w:rsidRPr="00000000">
        <w:rPr>
          <w:b w:val="1"/>
          <w:bCs w:val="1"/>
          <w:color w:val="000000"/>
          <w:sz w:val="26"/>
          <w:szCs w:val="26"/>
          <w:rtl w:val="0"/>
        </w:rPr>
        <w:t xml:space="preserve">Stage 1 — Account creation</w:t>
      </w:r>
    </w:p>
    <w:p w:rsidR="00000000" w:rsidDel="00000000" w:rsidP="00000000" w:rsidRDefault="00000000" w:rsidRPr="00000000" w14:paraId="0000006B">
      <w:pPr>
        <w:spacing w:after="240" w:before="240" w:lineRule="auto"/>
        <w:rPr/>
      </w:pPr>
      <w:r w:rsidDel="00000000" w:rsidR="00000000" w:rsidRPr="00000000">
        <w:rPr>
          <w:rtl w:val="0"/>
        </w:rPr>
        <w:t xml:space="preserve">Verify:</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tl w:val="0"/>
        </w:rPr>
        <w:t xml:space="preserve">Email OTP</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Phone OTP</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Password/MFA setup</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Device/IP risk score</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rtl w:val="0"/>
        </w:rPr>
        <w:t xml:space="preserve">Basic fraud checks</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user_created</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qnac6wozeuc" w:id="11"/>
      <w:bookmarkEnd w:id="11"/>
      <w:r w:rsidDel="00000000" w:rsidR="00000000" w:rsidRPr="00000000">
        <w:rPr>
          <w:b w:val="1"/>
          <w:bCs w:val="1"/>
          <w:color w:val="000000"/>
          <w:sz w:val="26"/>
          <w:szCs w:val="26"/>
          <w:rtl w:val="0"/>
        </w:rPr>
        <w:t xml:space="preserve">Stage 2 — Vendor profile</w:t>
      </w:r>
    </w:p>
    <w:p w:rsidR="00000000" w:rsidDel="00000000" w:rsidP="00000000" w:rsidRDefault="00000000" w:rsidRPr="00000000" w14:paraId="00000073">
      <w:pPr>
        <w:spacing w:after="240" w:before="240" w:lineRule="auto"/>
        <w:rPr/>
      </w:pPr>
      <w:r w:rsidDel="00000000" w:rsidR="00000000" w:rsidRPr="00000000">
        <w:rPr>
          <w:rtl w:val="0"/>
        </w:rPr>
        <w:t xml:space="preserve">Verify:</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rtl w:val="0"/>
        </w:rPr>
        <w:t xml:space="preserve">Legal name</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Address format</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Country/currency compatibility</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Tax residency</w:t>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rtl w:val="0"/>
        </w:rPr>
        <w:t xml:space="preserve">Vendor type</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vendor_profile_pending</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y1pjwonjg58j" w:id="12"/>
      <w:bookmarkEnd w:id="12"/>
      <w:r w:rsidDel="00000000" w:rsidR="00000000" w:rsidRPr="00000000">
        <w:rPr>
          <w:b w:val="1"/>
          <w:bCs w:val="1"/>
          <w:color w:val="000000"/>
          <w:sz w:val="26"/>
          <w:szCs w:val="26"/>
          <w:rtl w:val="0"/>
        </w:rPr>
        <w:t xml:space="preserve">Stage 3 — Identity verification</w:t>
      </w:r>
    </w:p>
    <w:p w:rsidR="00000000" w:rsidDel="00000000" w:rsidP="00000000" w:rsidRDefault="00000000" w:rsidRPr="00000000" w14:paraId="0000007B">
      <w:pPr>
        <w:spacing w:after="240" w:before="240" w:lineRule="auto"/>
        <w:rPr/>
      </w:pPr>
      <w:r w:rsidDel="00000000" w:rsidR="00000000" w:rsidRPr="00000000">
        <w:rPr>
          <w:rtl w:val="0"/>
        </w:rPr>
        <w:t xml:space="preserve">Verify:</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rtl w:val="0"/>
        </w:rPr>
        <w:t xml:space="preserve">Document authenticity</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Selfie/liveness</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Face match</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ID expiry</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Date of birth / age eligibility</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Issuing country</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rtl w:val="0"/>
        </w:rPr>
        <w:t xml:space="preserve">Duplicate identity check</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kyc_verified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kyc_rejected</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wq0v57yybe7q" w:id="13"/>
      <w:bookmarkEnd w:id="13"/>
      <w:r w:rsidDel="00000000" w:rsidR="00000000" w:rsidRPr="00000000">
        <w:rPr>
          <w:b w:val="1"/>
          <w:bCs w:val="1"/>
          <w:color w:val="000000"/>
          <w:sz w:val="26"/>
          <w:szCs w:val="26"/>
          <w:rtl w:val="0"/>
        </w:rPr>
        <w:t xml:space="preserve">Stage 4 — Business verification</w:t>
      </w:r>
    </w:p>
    <w:p w:rsidR="00000000" w:rsidDel="00000000" w:rsidP="00000000" w:rsidRDefault="00000000" w:rsidRPr="00000000" w14:paraId="00000085">
      <w:pPr>
        <w:spacing w:after="240" w:before="240" w:lineRule="auto"/>
        <w:rPr/>
      </w:pPr>
      <w:r w:rsidDel="00000000" w:rsidR="00000000" w:rsidRPr="00000000">
        <w:rPr>
          <w:rtl w:val="0"/>
        </w:rPr>
        <w:t xml:space="preserve">Verify:</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tl w:val="0"/>
        </w:rPr>
        <w:t xml:space="preserve">Business registration against official registry, where available</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Tax ID/VAT validation</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Business address</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Authorized representative</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Ownership structure</w:t>
      </w:r>
    </w:p>
    <w:p w:rsidR="00000000" w:rsidDel="00000000" w:rsidP="00000000" w:rsidRDefault="00000000" w:rsidRPr="00000000" w14:paraId="0000008B">
      <w:pPr>
        <w:numPr>
          <w:ilvl w:val="0"/>
          <w:numId w:val="15"/>
        </w:numPr>
        <w:spacing w:after="240" w:before="0" w:beforeAutospacing="0" w:lineRule="auto"/>
        <w:ind w:left="720" w:hanging="360"/>
      </w:pPr>
      <w:r w:rsidDel="00000000" w:rsidR="00000000" w:rsidRPr="00000000">
        <w:rPr>
          <w:rtl w:val="0"/>
        </w:rPr>
        <w:t xml:space="preserve">Partner/UBO verification</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kyb_verified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manual_review</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lebcj4441id3" w:id="14"/>
      <w:bookmarkEnd w:id="14"/>
      <w:r w:rsidDel="00000000" w:rsidR="00000000" w:rsidRPr="00000000">
        <w:rPr>
          <w:b w:val="1"/>
          <w:bCs w:val="1"/>
          <w:color w:val="000000"/>
          <w:sz w:val="26"/>
          <w:szCs w:val="26"/>
          <w:rtl w:val="0"/>
        </w:rPr>
        <w:t xml:space="preserve">Stage 5 — Bank/payout verification</w:t>
      </w:r>
    </w:p>
    <w:p w:rsidR="00000000" w:rsidDel="00000000" w:rsidP="00000000" w:rsidRDefault="00000000" w:rsidRPr="00000000" w14:paraId="0000008E">
      <w:pPr>
        <w:spacing w:after="240" w:before="240" w:lineRule="auto"/>
        <w:rPr/>
      </w:pPr>
      <w:r w:rsidDel="00000000" w:rsidR="00000000" w:rsidRPr="00000000">
        <w:rPr>
          <w:rtl w:val="0"/>
        </w:rPr>
        <w:t xml:space="preserve">Verify:</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rtl w:val="0"/>
        </w:rPr>
        <w:t xml:space="preserve">Bank account ownership</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Account holder name match</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Country/currency support</w:t>
      </w:r>
    </w:p>
    <w:p w:rsidR="00000000" w:rsidDel="00000000" w:rsidP="00000000" w:rsidRDefault="00000000" w:rsidRPr="00000000" w14:paraId="00000092">
      <w:pPr>
        <w:numPr>
          <w:ilvl w:val="0"/>
          <w:numId w:val="4"/>
        </w:numPr>
        <w:spacing w:after="240" w:before="0" w:beforeAutospacing="0" w:lineRule="auto"/>
        <w:ind w:left="720" w:hanging="360"/>
      </w:pPr>
      <w:r w:rsidDel="00000000" w:rsidR="00000000" w:rsidRPr="00000000">
        <w:rPr>
          <w:rtl w:val="0"/>
        </w:rPr>
        <w:t xml:space="preserve">Payment provider requirements</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payout_enabled</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89s49vf9pdl3" w:id="15"/>
      <w:bookmarkEnd w:id="15"/>
      <w:r w:rsidDel="00000000" w:rsidR="00000000" w:rsidRPr="00000000">
        <w:rPr>
          <w:b w:val="1"/>
          <w:bCs w:val="1"/>
          <w:color w:val="000000"/>
          <w:sz w:val="26"/>
          <w:szCs w:val="26"/>
          <w:rtl w:val="0"/>
        </w:rPr>
        <w:t xml:space="preserve">Stage 6 — Store activation</w:t>
      </w:r>
    </w:p>
    <w:p w:rsidR="00000000" w:rsidDel="00000000" w:rsidP="00000000" w:rsidRDefault="00000000" w:rsidRPr="00000000" w14:paraId="00000095">
      <w:pPr>
        <w:spacing w:after="240" w:before="240" w:lineRule="auto"/>
        <w:rPr/>
      </w:pPr>
      <w:r w:rsidDel="00000000" w:rsidR="00000000" w:rsidRPr="00000000">
        <w:rPr>
          <w:rtl w:val="0"/>
        </w:rPr>
        <w:t xml:space="preserve">Verify:</w:t>
      </w:r>
    </w:p>
    <w:p w:rsidR="00000000" w:rsidDel="00000000" w:rsidP="00000000" w:rsidRDefault="00000000" w:rsidRPr="00000000" w14:paraId="00000096">
      <w:pPr>
        <w:numPr>
          <w:ilvl w:val="0"/>
          <w:numId w:val="13"/>
        </w:numPr>
        <w:spacing w:after="0" w:afterAutospacing="0" w:before="240" w:lineRule="auto"/>
        <w:ind w:left="720" w:hanging="360"/>
      </w:pPr>
      <w:r w:rsidDel="00000000" w:rsidR="00000000" w:rsidRPr="00000000">
        <w:rPr>
          <w:rtl w:val="0"/>
        </w:rPr>
        <w:t xml:space="preserve">Store slug</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Domain/DNS ownership</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Product category risk</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Seller agreement acceptance</w:t>
      </w:r>
    </w:p>
    <w:p w:rsidR="00000000" w:rsidDel="00000000" w:rsidP="00000000" w:rsidRDefault="00000000" w:rsidRPr="00000000" w14:paraId="0000009A">
      <w:pPr>
        <w:numPr>
          <w:ilvl w:val="0"/>
          <w:numId w:val="13"/>
        </w:numPr>
        <w:spacing w:after="240" w:before="0" w:beforeAutospacing="0" w:lineRule="auto"/>
        <w:ind w:left="720" w:hanging="360"/>
      </w:pPr>
      <w:r w:rsidDel="00000000" w:rsidR="00000000" w:rsidRPr="00000000">
        <w:rPr>
          <w:rtl w:val="0"/>
        </w:rPr>
        <w:t xml:space="preserve">Return/shipping policies</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store_active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g6jieu6gt23y" w:id="16"/>
      <w:bookmarkEnd w:id="16"/>
      <w:r w:rsidDel="00000000" w:rsidR="00000000" w:rsidRPr="00000000">
        <w:rPr>
          <w:b w:val="1"/>
          <w:bCs w:val="1"/>
          <w:sz w:val="34"/>
          <w:szCs w:val="34"/>
          <w:rtl w:val="0"/>
        </w:rPr>
        <w:t xml:space="preserve">4. Approval and compliance statuses to add</w:t>
      </w:r>
    </w:p>
    <w:p w:rsidR="00000000" w:rsidDel="00000000" w:rsidP="00000000" w:rsidRDefault="00000000" w:rsidRPr="00000000" w14:paraId="0000009E">
      <w:pPr>
        <w:spacing w:after="240" w:before="240" w:lineRule="auto"/>
        <w:rPr/>
      </w:pPr>
      <w:r w:rsidDel="00000000" w:rsidR="00000000" w:rsidRPr="00000000">
        <w:rPr>
          <w:rtl w:val="0"/>
        </w:rPr>
        <w:t xml:space="preserve">Add clear statuses instead of one generic “approved” flag:</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vendor_status:</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draft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profile_pending</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kyc_pending</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kyb_pending</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manual_review</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approved</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restricted</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suspended</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rejected</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store_status:</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draft</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pending_domain_verification</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pending_compliance_review</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paused</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suspended</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payout_status:</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disabled</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pending_bank_verification</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blocked</w:t>
      </w:r>
    </w:p>
    <w:p w:rsidR="00000000" w:rsidDel="00000000" w:rsidP="00000000" w:rsidRDefault="00000000" w:rsidRPr="00000000" w14:paraId="000000B7">
      <w:pPr>
        <w:spacing w:after="240" w:before="240" w:lineRule="auto"/>
        <w:rPr/>
      </w:pPr>
      <w:r w:rsidDel="00000000" w:rsidR="00000000" w:rsidRPr="00000000">
        <w:rPr>
          <w:color w:val="188038"/>
          <w:rtl w:val="0"/>
        </w:rPr>
        <w:t xml:space="preserve"></w:t>
      </w:r>
      <w:r w:rsidDel="00000000" w:rsidR="00000000" w:rsidRPr="00000000">
        <w:rPr>
          <w:rtl w:val="0"/>
        </w:rPr>
        <w:t xml:space="preserve">Also store rejection reasons:</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rejection_reason:</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document_expired</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name_mismatch</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business_not_found</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tax_id_invalid</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bank_mismatch</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sanctions_match</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duplicate_vendor</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high_risk_category</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unsupported_country</w:t>
      </w:r>
    </w:p>
    <w:p w:rsidR="00000000" w:rsidDel="00000000" w:rsidP="00000000" w:rsidRDefault="00000000" w:rsidRPr="00000000" w14:paraId="000000C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mks1g6bvcivo" w:id="17"/>
      <w:bookmarkEnd w:id="17"/>
      <w:r w:rsidDel="00000000" w:rsidR="00000000" w:rsidRPr="00000000">
        <w:rPr>
          <w:b w:val="1"/>
          <w:bCs w:val="1"/>
          <w:sz w:val="34"/>
          <w:szCs w:val="34"/>
          <w:rtl w:val="0"/>
        </w:rPr>
        <w:t xml:space="preserve">5. Security and privacy controls</w:t>
      </w:r>
    </w:p>
    <w:p w:rsidR="00000000" w:rsidDel="00000000" w:rsidP="00000000" w:rsidRDefault="00000000" w:rsidRPr="00000000" w14:paraId="000000C4">
      <w:pPr>
        <w:spacing w:after="240" w:before="240" w:lineRule="auto"/>
        <w:rPr/>
      </w:pPr>
      <w:r w:rsidDel="00000000" w:rsidR="00000000" w:rsidRPr="00000000">
        <w:rPr>
          <w:rtl w:val="0"/>
        </w:rPr>
        <w:t xml:space="preserve">Because you are collecting sensitive identity documents, implement these from the beginning:</w:t>
      </w:r>
    </w:p>
    <w:p w:rsidR="00000000" w:rsidDel="00000000" w:rsidP="00000000" w:rsidRDefault="00000000" w:rsidRPr="00000000" w14:paraId="000000C5">
      <w:pPr>
        <w:numPr>
          <w:ilvl w:val="0"/>
          <w:numId w:val="14"/>
        </w:numPr>
        <w:spacing w:after="0" w:afterAutospacing="0" w:before="240" w:lineRule="auto"/>
        <w:ind w:left="720" w:hanging="360"/>
      </w:pPr>
      <w:r w:rsidDel="00000000" w:rsidR="00000000" w:rsidRPr="00000000">
        <w:rPr>
          <w:rtl w:val="0"/>
        </w:rPr>
        <w:t xml:space="preserve">Encrypt documents at rest</w:t>
      </w:r>
    </w:p>
    <w:p w:rsidR="00000000" w:rsidDel="00000000" w:rsidP="00000000" w:rsidRDefault="00000000" w:rsidRPr="00000000" w14:paraId="000000C6">
      <w:pPr>
        <w:numPr>
          <w:ilvl w:val="0"/>
          <w:numId w:val="14"/>
        </w:numPr>
        <w:spacing w:after="0" w:afterAutospacing="0" w:before="0" w:beforeAutospacing="0" w:lineRule="auto"/>
        <w:ind w:left="720" w:hanging="360"/>
      </w:pPr>
      <w:r w:rsidDel="00000000" w:rsidR="00000000" w:rsidRPr="00000000">
        <w:rPr>
          <w:rtl w:val="0"/>
        </w:rPr>
        <w:t xml:space="preserve">Use field-level encryption for ID numbers, tax IDs, and bank data</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Store document files in a private object store, not the main DB</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Keep only document metadata in the DB</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rtl w:val="0"/>
        </w:rPr>
        <w:t xml:space="preserve">Use short-lived signed URLs for document access</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tl w:val="0"/>
        </w:rPr>
        <w:t xml:space="preserve">Restrict access by role: admin, compliance officer, support agent</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rtl w:val="0"/>
        </w:rPr>
        <w:t xml:space="preserve">Add audit logs for every view/download/change</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rtl w:val="0"/>
        </w:rPr>
        <w:t xml:space="preserve">Define retention period per country</w:t>
      </w:r>
    </w:p>
    <w:p w:rsidR="00000000" w:rsidDel="00000000" w:rsidP="00000000" w:rsidRDefault="00000000" w:rsidRPr="00000000" w14:paraId="000000CD">
      <w:pPr>
        <w:numPr>
          <w:ilvl w:val="0"/>
          <w:numId w:val="14"/>
        </w:numPr>
        <w:spacing w:after="0" w:afterAutospacing="0" w:before="0" w:beforeAutospacing="0" w:lineRule="auto"/>
        <w:ind w:left="720" w:hanging="360"/>
      </w:pPr>
      <w:r w:rsidDel="00000000" w:rsidR="00000000" w:rsidRPr="00000000">
        <w:rPr>
          <w:rtl w:val="0"/>
        </w:rPr>
        <w:t xml:space="preserve">Delete rejected/expired documents when no longer legally required</w:t>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rtl w:val="0"/>
        </w:rPr>
        <w:t xml:space="preserve">Tokenize or delegate document verification to a KYC provider where possible</w:t>
      </w:r>
    </w:p>
    <w:p w:rsidR="00000000" w:rsidDel="00000000" w:rsidP="00000000" w:rsidRDefault="00000000" w:rsidRPr="00000000" w14:paraId="000000CF">
      <w:pPr>
        <w:numPr>
          <w:ilvl w:val="0"/>
          <w:numId w:val="14"/>
        </w:numPr>
        <w:spacing w:after="240" w:before="0" w:beforeAutospacing="0" w:lineRule="auto"/>
        <w:ind w:left="720" w:hanging="360"/>
      </w:pPr>
      <w:r w:rsidDel="00000000" w:rsidR="00000000" w:rsidRPr="00000000">
        <w:rPr>
          <w:rtl w:val="0"/>
        </w:rPr>
        <w:t xml:space="preserve">Never expose full ID, tax, or bank numbers in admin screens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spd9auhxba8o" w:id="18"/>
      <w:bookmarkEnd w:id="18"/>
      <w:r w:rsidDel="00000000" w:rsidR="00000000" w:rsidRPr="00000000">
        <w:rPr>
          <w:b w:val="1"/>
          <w:bCs w:val="1"/>
          <w:sz w:val="34"/>
          <w:szCs w:val="34"/>
          <w:rtl w:val="0"/>
        </w:rPr>
        <w:t xml:space="preserve">6. Suggested rule</w:t>
      </w:r>
    </w:p>
    <w:p w:rsidR="00000000" w:rsidDel="00000000" w:rsidP="00000000" w:rsidRDefault="00000000" w:rsidRPr="00000000" w14:paraId="000000D2">
      <w:pPr>
        <w:spacing w:after="240" w:before="240" w:lineRule="auto"/>
        <w:rPr/>
      </w:pPr>
      <w:r w:rsidDel="00000000" w:rsidR="00000000" w:rsidRPr="00000000">
        <w:rPr>
          <w:rtl w:val="0"/>
        </w:rPr>
        <w:t xml:space="preserve">Use this rule in your product design:</w:t>
      </w:r>
    </w:p>
    <w:p w:rsidR="00000000" w:rsidDel="00000000" w:rsidP="00000000" w:rsidRDefault="00000000" w:rsidRPr="00000000" w14:paraId="000000D3">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rtl w:val="0"/>
        </w:rPr>
        <w:t xml:space="preserve">Collect the minimum data needed to open a draft store, collect full KYC/KYB only before publishing or payout, and request additional documents only when risk, country, product category, or payment provider requirements justify them.</w:t>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zf2hr4lguzv"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Store or Vendor Rejection</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A vendor or store should be </w:t>
      </w:r>
      <w:r w:rsidDel="00000000" w:rsidR="00000000" w:rsidRPr="00000000">
        <w:rPr>
          <w:b w:val="1"/>
          <w:bCs w:val="1"/>
          <w:rtl w:val="0"/>
        </w:rPr>
        <w:t xml:space="preserve">totally rejected</w:t>
      </w:r>
      <w:r w:rsidDel="00000000" w:rsidR="00000000" w:rsidRPr="00000000">
        <w:rPr>
          <w:rtl w:val="0"/>
        </w:rPr>
        <w:t xml:space="preserve"> only when the issue is </w:t>
      </w:r>
      <w:r w:rsidDel="00000000" w:rsidR="00000000" w:rsidRPr="00000000">
        <w:rPr>
          <w:b w:val="1"/>
          <w:bCs w:val="1"/>
          <w:rtl w:val="0"/>
        </w:rPr>
        <w:t xml:space="preserve">non-remediable, illegal, fraudulent, or creates unacceptable platform/payment risk</w:t>
      </w:r>
      <w:r w:rsidDel="00000000" w:rsidR="00000000" w:rsidRPr="00000000">
        <w:rPr>
          <w:rtl w:val="0"/>
        </w:rPr>
        <w:t xml:space="preserve">. Otherwise, use </w:t>
      </w:r>
      <w:r w:rsidDel="00000000" w:rsidR="00000000" w:rsidRPr="00000000">
        <w:rPr>
          <w:b w:val="1"/>
          <w:bCs w:val="1"/>
          <w:rtl w:val="0"/>
        </w:rPr>
        <w:t xml:space="preserve">Pending Review</w:t>
      </w:r>
      <w:r w:rsidDel="00000000" w:rsidR="00000000" w:rsidRPr="00000000">
        <w:rPr>
          <w:rtl w:val="0"/>
        </w:rPr>
        <w:t xml:space="preserve">, </w:t>
      </w:r>
      <w:r w:rsidDel="00000000" w:rsidR="00000000" w:rsidRPr="00000000">
        <w:rPr>
          <w:b w:val="1"/>
          <w:bCs w:val="1"/>
          <w:rtl w:val="0"/>
        </w:rPr>
        <w:t xml:space="preserve">Needs More Info</w:t>
      </w:r>
      <w:r w:rsidDel="00000000" w:rsidR="00000000" w:rsidRPr="00000000">
        <w:rPr>
          <w:rtl w:val="0"/>
        </w:rPr>
        <w:t xml:space="preserve">, or </w:t>
      </w:r>
      <w:r w:rsidDel="00000000" w:rsidR="00000000" w:rsidRPr="00000000">
        <w:rPr>
          <w:b w:val="1"/>
          <w:bCs w:val="1"/>
          <w:rtl w:val="0"/>
        </w:rPr>
        <w:t xml:space="preserve">Restricted</w:t>
      </w:r>
      <w:r w:rsidDel="00000000" w:rsidR="00000000" w:rsidRPr="00000000">
        <w:rPr>
          <w:rtl w:val="0"/>
        </w:rPr>
        <w:t xml:space="preserve">.</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thldu44tbumo" w:id="20"/>
      <w:bookmarkEnd w:id="20"/>
      <w:r w:rsidDel="00000000" w:rsidR="00000000" w:rsidRPr="00000000">
        <w:rPr>
          <w:b w:val="1"/>
          <w:bCs w:val="1"/>
          <w:sz w:val="34"/>
          <w:szCs w:val="34"/>
          <w:rtl w:val="0"/>
        </w:rPr>
        <w:t xml:space="preserve">1. Vendor-level total rejection</w:t>
      </w:r>
    </w:p>
    <w:p w:rsidR="00000000" w:rsidDel="00000000" w:rsidP="00000000" w:rsidRDefault="00000000" w:rsidRPr="00000000" w14:paraId="000000D7">
      <w:pPr>
        <w:spacing w:after="240" w:before="240" w:lineRule="auto"/>
        <w:rPr/>
      </w:pPr>
      <w:r w:rsidDel="00000000" w:rsidR="00000000" w:rsidRPr="00000000">
        <w:rPr>
          <w:rtl w:val="0"/>
        </w:rPr>
        <w:t xml:space="preserve">Reject the </w:t>
      </w:r>
      <w:r w:rsidDel="00000000" w:rsidR="00000000" w:rsidRPr="00000000">
        <w:rPr>
          <w:b w:val="1"/>
          <w:bCs w:val="1"/>
          <w:rtl w:val="0"/>
        </w:rPr>
        <w:t xml:space="preserve">vendor account/entity entirely</w:t>
      </w:r>
      <w:r w:rsidDel="00000000" w:rsidR="00000000" w:rsidRPr="00000000">
        <w:rPr>
          <w:rtl w:val="0"/>
        </w:rPr>
        <w:t xml:space="preserve"> when the problem is tied to the person, company, owners, or legal eligibility.</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jc w:val="center"/>
              <w:rPr/>
            </w:pPr>
            <w:r w:rsidDel="00000000" w:rsidR="00000000" w:rsidRPr="00000000">
              <w:rPr>
                <w:b w:val="1"/>
                <w:bCs w:val="1"/>
                <w:rtl w:val="0"/>
              </w:rPr>
              <w:t xml:space="preserve">Rejection 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jc w:val="center"/>
              <w:rPr/>
            </w:pPr>
            <w:r w:rsidDel="00000000" w:rsidR="00000000" w:rsidRPr="00000000">
              <w:rPr>
                <w:b w:val="1"/>
                <w:bCs w:val="1"/>
                <w:rtl w:val="0"/>
              </w:rPr>
              <w:t xml:space="preserve">When to totally reject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b w:val="1"/>
                <w:bCs w:val="1"/>
                <w:rtl w:val="0"/>
              </w:rPr>
              <w:t xml:space="preserve">Sanctions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Vendor, company, director, partner, beneficial owner, or payout beneficiary is confirmed on sanctions lists such as OFAC, UN, EU, or local sanctions lists. OFAC and UN maintain official sanctions lists for individuals and entities. (</w:t>
            </w:r>
            <w:hyperlink r:id="rId11">
              <w:r w:rsidDel="00000000" w:rsidR="00000000" w:rsidRPr="00000000">
                <w:rPr>
                  <w:color w:val="1155cc"/>
                  <w:u w:val="single"/>
                  <w:rtl w:val="0"/>
                </w:rPr>
                <w:t xml:space="preserve">sanctionssearch.ofac.treas.gov</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b w:val="1"/>
                <w:bCs w:val="1"/>
                <w:rtl w:val="0"/>
              </w:rPr>
              <w:t xml:space="preserve">Fake or stolen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NID/passport/business document is forged, stolen, altered, expired beyond acceptance, or belongs to another person.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b w:val="1"/>
                <w:bCs w:val="1"/>
                <w:rtl w:val="0"/>
              </w:rPr>
              <w:t xml:space="preserve">Identity mismatch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Legal name, date of birth, ID number, selfie/liveness, or representative information cannot be reconciled after correction attempts.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b w:val="1"/>
                <w:bCs w:val="1"/>
                <w:rtl w:val="0"/>
              </w:rPr>
              <w:t xml:space="preserve">Under legal age / no legal 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Person cannot legally enter marketplace contracts in the operating country.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b w:val="1"/>
                <w:bCs w:val="1"/>
                <w:rtl w:val="0"/>
              </w:rPr>
              <w:t xml:space="preserve">Business does not legally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Business registration cannot be verified, is dissolved, suspended, struck off, or not authorized to trade.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b w:val="1"/>
                <w:bCs w:val="1"/>
                <w:rtl w:val="0"/>
              </w:rPr>
              <w:t xml:space="preserve">Unauthorized representative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The person opening the store cannot prove they are the owner, director, or authorized representative.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b w:val="1"/>
                <w:bCs w:val="1"/>
                <w:rtl w:val="0"/>
              </w:rPr>
              <w:t xml:space="preserve">Undisclosed beneficial owners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Vendor refuses to disclose owners/controllers or ownership structure is intentionally hidden. Beneficial ownership transparency is a key AML/CFT control to prevent misuse of companies. (</w:t>
            </w:r>
            <w:hyperlink r:id="rId12">
              <w:r w:rsidDel="00000000" w:rsidR="00000000" w:rsidRPr="00000000">
                <w:rPr>
                  <w:color w:val="1155cc"/>
                  <w:u w:val="single"/>
                  <w:rtl w:val="0"/>
                </w:rPr>
                <w:t xml:space="preserve">FATF</w:t>
              </w:r>
            </w:hyperlink>
            <w:r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b w:val="1"/>
                <w:bCs w:val="1"/>
                <w:rtl w:val="0"/>
              </w:rPr>
              <w:t xml:space="preserve">Refusal to provide required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Vendor refuses required identity, tax, business, bank, or contact information needed for legal or platform compliance. Marketplace rules such as the INFORM Consumers Act and DAC7 require collection and verification of seller information in relevant cases. (</w:t>
            </w:r>
            <w:hyperlink r:id="rId13">
              <w:r w:rsidDel="00000000" w:rsidR="00000000" w:rsidRPr="00000000">
                <w:rPr>
                  <w:color w:val="1155cc"/>
                  <w:u w:val="single"/>
                  <w:rtl w:val="0"/>
                </w:rPr>
                <w:t xml:space="preserve">Federal Trade Commission</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b w:val="1"/>
                <w:bCs w:val="1"/>
                <w:rtl w:val="0"/>
              </w:rPr>
              <w:t xml:space="preserve">Duplicate banned 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Vendor is trying to bypass a previous suspension/rejection using another email, phone, company, partner, bank account, device, or domain.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b w:val="1"/>
                <w:bCs w:val="1"/>
                <w:rtl w:val="0"/>
              </w:rPr>
              <w:t xml:space="preserve">Unsupported country or jurisdiction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Vendor, business, bank, or owners are from a country where you cannot legally or operationally support onboarding, payouts, tax reporting, or sanctions compliance.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b w:val="1"/>
                <w:bCs w:val="1"/>
                <w:rtl w:val="0"/>
              </w:rPr>
              <w:t xml:space="preserve">High-confidence fraud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Evidence of impersonation, document tampering, fake addresses, mule bank accounts, synthetic identity, coordinated abuse, phishing, or chargeback abuse.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b w:val="1"/>
                <w:bCs w:val="1"/>
                <w:rtl w:val="0"/>
              </w:rPr>
              <w:t xml:space="preserve">Bank/payout mismatch not fixable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Bank account ownership cannot be matched to the vendor, business, or authorized payee.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b w:val="1"/>
                <w:bCs w:val="1"/>
                <w:rtl w:val="0"/>
              </w:rPr>
              <w:t xml:space="preserve">Prohibited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Vendor intends to sell illegal goods, counterfeit products, stolen goods, restricted goods without license, or products banned by your marketplace policy.</w:t>
            </w:r>
          </w:p>
        </w:tc>
      </w:tr>
    </w:tbl>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ecml9q5lhab0" w:id="21"/>
      <w:bookmarkEnd w:id="21"/>
      <w:r w:rsidDel="00000000" w:rsidR="00000000" w:rsidRPr="00000000">
        <w:rPr>
          <w:b w:val="1"/>
          <w:bCs w:val="1"/>
          <w:sz w:val="34"/>
          <w:szCs w:val="34"/>
          <w:rtl w:val="0"/>
        </w:rPr>
        <w:t xml:space="preserve">2. Store-level total rejection</w:t>
      </w:r>
    </w:p>
    <w:p w:rsidR="00000000" w:rsidDel="00000000" w:rsidP="00000000" w:rsidRDefault="00000000" w:rsidRPr="00000000" w14:paraId="000000F5">
      <w:pPr>
        <w:spacing w:after="240" w:before="240" w:lineRule="auto"/>
        <w:rPr/>
      </w:pPr>
      <w:r w:rsidDel="00000000" w:rsidR="00000000" w:rsidRPr="00000000">
        <w:rPr>
          <w:rtl w:val="0"/>
        </w:rPr>
        <w:t xml:space="preserve">Reject the </w:t>
      </w:r>
      <w:r w:rsidDel="00000000" w:rsidR="00000000" w:rsidRPr="00000000">
        <w:rPr>
          <w:b w:val="1"/>
          <w:bCs w:val="1"/>
          <w:rtl w:val="0"/>
        </w:rPr>
        <w:t xml:space="preserve">store</w:t>
      </w:r>
      <w:r w:rsidDel="00000000" w:rsidR="00000000" w:rsidRPr="00000000">
        <w:rPr>
          <w:rtl w:val="0"/>
        </w:rPr>
        <w:t xml:space="preserve"> when the vendor may be valid, but that specific store cannot legally or safely operate.</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jc w:val="center"/>
              <w:rPr/>
            </w:pPr>
            <w:r w:rsidDel="00000000" w:rsidR="00000000" w:rsidRPr="00000000">
              <w:rPr>
                <w:b w:val="1"/>
                <w:bCs w:val="1"/>
                <w:rtl w:val="0"/>
              </w:rPr>
              <w:t xml:space="preserve">Rejection 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jc w:val="center"/>
              <w:rPr/>
            </w:pPr>
            <w:r w:rsidDel="00000000" w:rsidR="00000000" w:rsidRPr="00000000">
              <w:rPr>
                <w:b w:val="1"/>
                <w:bCs w:val="1"/>
                <w:rtl w:val="0"/>
              </w:rPr>
              <w:t xml:space="preserve">When to totally reject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b w:val="1"/>
                <w:bCs w:val="1"/>
                <w:rtl w:val="0"/>
              </w:rPr>
              <w:t xml:space="preserve">Prohibited product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Store sells products you do not allow at all: counterfeit goods, stolen goods, illegal drugs, weapons, fake documents, illegal digital goods, etc.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b w:val="1"/>
                <w:bCs w:val="1"/>
                <w:rtl w:val="0"/>
              </w:rPr>
              <w:t xml:space="preserve">Restricted category without license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Store sells food, cosmetics, medicine, electronics, children’s products, financial services, telecom products, or regulated goods without required licenses/certificates.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b w:val="1"/>
                <w:bCs w:val="1"/>
                <w:rtl w:val="0"/>
              </w:rPr>
              <w:t xml:space="preserve">Brand infringement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Store name, logo, domain, or products impersonate another brand or trademark owner.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b w:val="1"/>
                <w:bCs w:val="1"/>
                <w:rtl w:val="0"/>
              </w:rPr>
              <w:t xml:space="preserve">Domain/DNS abuse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Domain is associated with phishing, malware, fraud, impersonation, or cannot be proven as owned/controlled by the vendor.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b w:val="1"/>
                <w:bCs w:val="1"/>
                <w:rtl w:val="0"/>
              </w:rPr>
              <w:t xml:space="preserve">False store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Store alias, address, operating country, tax country, or business name is intentionally misleading.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b w:val="1"/>
                <w:bCs w:val="1"/>
                <w:rtl w:val="0"/>
              </w:rPr>
              <w:t xml:space="preserve">Invalid tax/business linkage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Store claims to belong to a business, but business registration, tax ID, or representative authorization does not match.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b w:val="1"/>
                <w:bCs w:val="1"/>
                <w:rtl w:val="0"/>
              </w:rPr>
              <w:t xml:space="preserve">Partner 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One or more store partners are rejected, sanctioned, banned, or cannot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b w:val="1"/>
                <w:bCs w:val="1"/>
                <w:rtl w:val="0"/>
              </w:rPr>
              <w:t xml:space="preserve">Repeated failed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Store fails verification multiple times and does not provide valid corrective evidence within deadline.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b w:val="1"/>
                <w:bCs w:val="1"/>
                <w:rtl w:val="0"/>
              </w:rPr>
              <w:t xml:space="preserve">Policy evasion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Store is a re-creation of a previously banned store using a new slug, domain, partner, or business alias.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b w:val="1"/>
                <w:bCs w:val="1"/>
                <w:rtl w:val="0"/>
              </w:rPr>
              <w:t xml:space="preserve">Consumer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Store cannot provide required customer support, refund policy, shipping origin, return address, or product compliance evidence.</w:t>
            </w:r>
          </w:p>
        </w:tc>
      </w:tr>
    </w:tbl>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yh3w4c5ynhtj" w:id="22"/>
      <w:bookmarkEnd w:id="22"/>
      <w:r w:rsidDel="00000000" w:rsidR="00000000" w:rsidRPr="00000000">
        <w:rPr>
          <w:b w:val="1"/>
          <w:bCs w:val="1"/>
          <w:sz w:val="34"/>
          <w:szCs w:val="34"/>
          <w:rtl w:val="0"/>
        </w:rPr>
        <w:t xml:space="preserve">3. Do not totally reject immediately for fixable issues</w:t>
      </w:r>
    </w:p>
    <w:p w:rsidR="00000000" w:rsidDel="00000000" w:rsidP="00000000" w:rsidRDefault="00000000" w:rsidRPr="00000000" w14:paraId="0000010D">
      <w:pPr>
        <w:spacing w:after="240" w:before="240" w:lineRule="auto"/>
        <w:rPr/>
      </w:pPr>
      <w:r w:rsidDel="00000000" w:rsidR="00000000" w:rsidRPr="00000000">
        <w:rPr>
          <w:rtl w:val="0"/>
        </w:rPr>
        <w:t xml:space="preserve">Use </w:t>
      </w:r>
      <w:r w:rsidDel="00000000" w:rsidR="00000000" w:rsidRPr="00000000">
        <w:rPr>
          <w:b w:val="1"/>
          <w:bCs w:val="1"/>
          <w:rtl w:val="0"/>
        </w:rPr>
        <w:t xml:space="preserve">Needs More Info</w:t>
      </w:r>
      <w:r w:rsidDel="00000000" w:rsidR="00000000" w:rsidRPr="00000000">
        <w:rPr>
          <w:rtl w:val="0"/>
        </w:rPr>
        <w:t xml:space="preserve"> or </w:t>
      </w:r>
      <w:r w:rsidDel="00000000" w:rsidR="00000000" w:rsidRPr="00000000">
        <w:rPr>
          <w:b w:val="1"/>
          <w:bCs w:val="1"/>
          <w:rtl w:val="0"/>
        </w:rPr>
        <w:t xml:space="preserve">Pending Manual Review</w:t>
      </w:r>
      <w:r w:rsidDel="00000000" w:rsidR="00000000" w:rsidRPr="00000000">
        <w:rPr>
          <w:rtl w:val="0"/>
        </w:rPr>
        <w:t xml:space="preserve"> for:</w:t>
      </w:r>
    </w:p>
    <w:p w:rsidR="00000000" w:rsidDel="00000000" w:rsidP="00000000" w:rsidRDefault="00000000" w:rsidRPr="00000000" w14:paraId="0000010E">
      <w:pPr>
        <w:numPr>
          <w:ilvl w:val="0"/>
          <w:numId w:val="5"/>
        </w:numPr>
        <w:spacing w:after="0" w:afterAutospacing="0" w:before="240" w:lineRule="auto"/>
        <w:ind w:left="720" w:hanging="360"/>
      </w:pPr>
      <w:r w:rsidDel="00000000" w:rsidR="00000000" w:rsidRPr="00000000">
        <w:rPr>
          <w:rtl w:val="0"/>
        </w:rPr>
        <w:t xml:space="preserve">Typo in legal name</w:t>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rtl w:val="0"/>
        </w:rPr>
        <w:t xml:space="preserve">Expired document that can be replaced</w:t>
      </w:r>
    </w:p>
    <w:p w:rsidR="00000000" w:rsidDel="00000000" w:rsidP="00000000" w:rsidRDefault="00000000" w:rsidRPr="00000000" w14:paraId="00000110">
      <w:pPr>
        <w:numPr>
          <w:ilvl w:val="0"/>
          <w:numId w:val="5"/>
        </w:numPr>
        <w:spacing w:after="0" w:afterAutospacing="0" w:before="0" w:beforeAutospacing="0" w:lineRule="auto"/>
        <w:ind w:left="720" w:hanging="360"/>
      </w:pPr>
      <w:r w:rsidDel="00000000" w:rsidR="00000000" w:rsidRPr="00000000">
        <w:rPr>
          <w:rtl w:val="0"/>
        </w:rPr>
        <w:t xml:space="preserve">Missing tax ID</w:t>
      </w:r>
    </w:p>
    <w:p w:rsidR="00000000" w:rsidDel="00000000" w:rsidP="00000000" w:rsidRDefault="00000000" w:rsidRPr="00000000" w14:paraId="00000111">
      <w:pPr>
        <w:numPr>
          <w:ilvl w:val="0"/>
          <w:numId w:val="5"/>
        </w:numPr>
        <w:spacing w:after="0" w:afterAutospacing="0" w:before="0" w:beforeAutospacing="0" w:lineRule="auto"/>
        <w:ind w:left="720" w:hanging="360"/>
      </w:pPr>
      <w:r w:rsidDel="00000000" w:rsidR="00000000" w:rsidRPr="00000000">
        <w:rPr>
          <w:rtl w:val="0"/>
        </w:rPr>
        <w:t xml:space="preserve">Missing business license</w:t>
      </w:r>
    </w:p>
    <w:p w:rsidR="00000000" w:rsidDel="00000000" w:rsidP="00000000" w:rsidRDefault="00000000" w:rsidRPr="00000000" w14:paraId="00000112">
      <w:pPr>
        <w:numPr>
          <w:ilvl w:val="0"/>
          <w:numId w:val="5"/>
        </w:numPr>
        <w:spacing w:after="0" w:afterAutospacing="0" w:before="0" w:beforeAutospacing="0" w:lineRule="auto"/>
        <w:ind w:left="720" w:hanging="360"/>
      </w:pPr>
      <w:r w:rsidDel="00000000" w:rsidR="00000000" w:rsidRPr="00000000">
        <w:rPr>
          <w:rtl w:val="0"/>
        </w:rPr>
        <w:t xml:space="preserve">Wrong country selected</w:t>
      </w:r>
    </w:p>
    <w:p w:rsidR="00000000" w:rsidDel="00000000" w:rsidP="00000000" w:rsidRDefault="00000000" w:rsidRPr="00000000" w14:paraId="00000113">
      <w:pPr>
        <w:numPr>
          <w:ilvl w:val="0"/>
          <w:numId w:val="5"/>
        </w:numPr>
        <w:spacing w:after="0" w:afterAutospacing="0" w:before="0" w:beforeAutospacing="0" w:lineRule="auto"/>
        <w:ind w:left="720" w:hanging="360"/>
      </w:pPr>
      <w:r w:rsidDel="00000000" w:rsidR="00000000" w:rsidRPr="00000000">
        <w:rPr>
          <w:rtl w:val="0"/>
        </w:rPr>
        <w:t xml:space="preserve">Bank account mismatch that can be corrected</w:t>
      </w:r>
    </w:p>
    <w:p w:rsidR="00000000" w:rsidDel="00000000" w:rsidP="00000000" w:rsidRDefault="00000000" w:rsidRPr="00000000" w14:paraId="00000114">
      <w:pPr>
        <w:numPr>
          <w:ilvl w:val="0"/>
          <w:numId w:val="5"/>
        </w:numPr>
        <w:spacing w:after="0" w:afterAutospacing="0" w:before="0" w:beforeAutospacing="0" w:lineRule="auto"/>
        <w:ind w:left="720" w:hanging="360"/>
      </w:pPr>
      <w:r w:rsidDel="00000000" w:rsidR="00000000" w:rsidRPr="00000000">
        <w:rPr>
          <w:rtl w:val="0"/>
        </w:rPr>
        <w:t xml:space="preserve">DNS not configured yet</w:t>
      </w:r>
    </w:p>
    <w:p w:rsidR="00000000" w:rsidDel="00000000" w:rsidP="00000000" w:rsidRDefault="00000000" w:rsidRPr="00000000" w14:paraId="00000115">
      <w:pPr>
        <w:numPr>
          <w:ilvl w:val="0"/>
          <w:numId w:val="5"/>
        </w:numPr>
        <w:spacing w:after="0" w:afterAutospacing="0" w:before="0" w:beforeAutospacing="0" w:lineRule="auto"/>
        <w:ind w:left="720" w:hanging="360"/>
      </w:pPr>
      <w:r w:rsidDel="00000000" w:rsidR="00000000" w:rsidRPr="00000000">
        <w:rPr>
          <w:rtl w:val="0"/>
        </w:rPr>
        <w:t xml:space="preserve">Partner email/phone not verified yet</w:t>
      </w:r>
    </w:p>
    <w:p w:rsidR="00000000" w:rsidDel="00000000" w:rsidP="00000000" w:rsidRDefault="00000000" w:rsidRPr="00000000" w14:paraId="00000116">
      <w:pPr>
        <w:numPr>
          <w:ilvl w:val="0"/>
          <w:numId w:val="5"/>
        </w:numPr>
        <w:spacing w:after="0" w:afterAutospacing="0" w:before="0" w:beforeAutospacing="0" w:lineRule="auto"/>
        <w:ind w:left="720" w:hanging="360"/>
      </w:pPr>
      <w:r w:rsidDel="00000000" w:rsidR="00000000" w:rsidRPr="00000000">
        <w:rPr>
          <w:rtl w:val="0"/>
        </w:rPr>
        <w:t xml:space="preserve">Address proof missing</w:t>
      </w:r>
    </w:p>
    <w:p w:rsidR="00000000" w:rsidDel="00000000" w:rsidP="00000000" w:rsidRDefault="00000000" w:rsidRPr="00000000" w14:paraId="00000117">
      <w:pPr>
        <w:numPr>
          <w:ilvl w:val="0"/>
          <w:numId w:val="5"/>
        </w:numPr>
        <w:spacing w:after="240" w:before="0" w:beforeAutospacing="0" w:lineRule="auto"/>
        <w:ind w:left="720" w:hanging="360"/>
      </w:pPr>
      <w:r w:rsidDel="00000000" w:rsidR="00000000" w:rsidRPr="00000000">
        <w:rPr>
          <w:rtl w:val="0"/>
        </w:rPr>
        <w:t xml:space="preserve">The product category requires extra documents</w:t>
      </w:r>
    </w:p>
    <w:p w:rsidR="00000000" w:rsidDel="00000000" w:rsidP="00000000" w:rsidRDefault="00000000" w:rsidRPr="00000000" w14:paraId="00000118">
      <w:pPr>
        <w:spacing w:after="240" w:before="240" w:lineRule="auto"/>
        <w:rPr/>
      </w:pPr>
      <w:r w:rsidDel="00000000" w:rsidR="00000000" w:rsidRPr="00000000">
        <w:rPr>
          <w:rtl w:val="0"/>
        </w:rPr>
        <w:t xml:space="preserve">These should become rejected only after deadline expiry, repeated failure, or confirmed false information.</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fp9xehj26pg" w:id="23"/>
      <w:bookmarkEnd w:id="23"/>
      <w:r w:rsidDel="00000000" w:rsidR="00000000" w:rsidRPr="00000000">
        <w:rPr>
          <w:b w:val="1"/>
          <w:bCs w:val="1"/>
          <w:sz w:val="34"/>
          <w:szCs w:val="34"/>
          <w:rtl w:val="0"/>
        </w:rPr>
        <w:t xml:space="preserve">4. Recommended decision model</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Hard reject immediately:</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confirmed sanctions match</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confirmed forged/stolen identity</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confirmed banned-user/store evasion</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illegal/prohibited products</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unsupported jurisdiction</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confirmed fraud or impersonation</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Reject after failed remediation:</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 mismatch</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owner/partner data</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invalid business/tax ID</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bank ownership mismatch</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 ownership failure</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regulated-category license</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reject: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incomplete profile</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 OTP</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 DNS</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 manual review</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missing optional store alias</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6s7rj2sxhy8g" w:id="24"/>
      <w:bookmarkEnd w:id="24"/>
      <w:r w:rsidDel="00000000" w:rsidR="00000000" w:rsidRPr="00000000">
        <w:rPr>
          <w:color w:val="188038"/>
          <w:sz w:val="22"/>
          <w:szCs w:val="22"/>
          <w:rtl w:val="0"/>
        </w:rPr>
        <w:t xml:space="preserve"></w:t>
      </w:r>
      <w:r w:rsidDel="00000000" w:rsidR="00000000" w:rsidRPr="00000000">
        <w:rPr>
          <w:b w:val="1"/>
          <w:bCs w:val="1"/>
          <w:sz w:val="34"/>
          <w:szCs w:val="34"/>
          <w:rtl w:val="0"/>
        </w:rPr>
        <w:t xml:space="preserve">5. Suggested statuses</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vendor_status:</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draft</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pending_kyc</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pending_kyb</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needs_more_info</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manual_review</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approved</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restricted</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rejected_remediable</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rejected_permanent</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suspended</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store_status:</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draft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pending_domain_verification</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pending_compliance_review</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restricted</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rejected_remediable</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rejected_permanent</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suspended</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8bouds5a7zr9" w:id="25"/>
      <w:bookmarkEnd w:id="25"/>
      <w:r w:rsidDel="00000000" w:rsidR="00000000" w:rsidRPr="00000000">
        <w:rPr>
          <w:color w:val="188038"/>
          <w:sz w:val="22"/>
          <w:szCs w:val="22"/>
          <w:rtl w:val="0"/>
        </w:rPr>
        <w:t xml:space="preserve"></w:t>
      </w:r>
      <w:r w:rsidDel="00000000" w:rsidR="00000000" w:rsidRPr="00000000">
        <w:rPr>
          <w:b w:val="1"/>
          <w:bCs w:val="1"/>
          <w:sz w:val="34"/>
          <w:szCs w:val="34"/>
          <w:rtl w:val="0"/>
        </w:rPr>
        <w:t xml:space="preserve">6. Mandatory rejection controls</w:t>
      </w:r>
    </w:p>
    <w:p w:rsidR="00000000" w:rsidDel="00000000" w:rsidP="00000000" w:rsidRDefault="00000000" w:rsidRPr="00000000" w14:paraId="00000147">
      <w:pPr>
        <w:spacing w:after="240" w:before="240" w:lineRule="auto"/>
        <w:rPr/>
      </w:pPr>
      <w:r w:rsidDel="00000000" w:rsidR="00000000" w:rsidRPr="00000000">
        <w:rPr>
          <w:rtl w:val="0"/>
        </w:rPr>
        <w:t xml:space="preserve">Before total rejection, except for sanctions/fraud/illegal cases, apply:</w:t>
      </w:r>
    </w:p>
    <w:p w:rsidR="00000000" w:rsidDel="00000000" w:rsidP="00000000" w:rsidRDefault="00000000" w:rsidRPr="00000000" w14:paraId="00000148">
      <w:pPr>
        <w:numPr>
          <w:ilvl w:val="0"/>
          <w:numId w:val="10"/>
        </w:numPr>
        <w:spacing w:after="0" w:afterAutospacing="0" w:before="240" w:lineRule="auto"/>
        <w:ind w:left="720" w:hanging="360"/>
      </w:pPr>
      <w:r w:rsidDel="00000000" w:rsidR="00000000" w:rsidRPr="00000000">
        <w:rPr>
          <w:rtl w:val="0"/>
        </w:rPr>
        <w:t xml:space="preserve">Give clear rejection reason.</w:t>
      </w:r>
    </w:p>
    <w:p w:rsidR="00000000" w:rsidDel="00000000" w:rsidP="00000000" w:rsidRDefault="00000000" w:rsidRPr="00000000" w14:paraId="00000149">
      <w:pPr>
        <w:numPr>
          <w:ilvl w:val="0"/>
          <w:numId w:val="10"/>
        </w:numPr>
        <w:spacing w:after="0" w:afterAutospacing="0" w:before="0" w:beforeAutospacing="0" w:lineRule="auto"/>
        <w:ind w:left="720" w:hanging="360"/>
      </w:pPr>
      <w:r w:rsidDel="00000000" w:rsidR="00000000" w:rsidRPr="00000000">
        <w:rPr>
          <w:rtl w:val="0"/>
        </w:rPr>
        <w:t xml:space="preserve">Give required corrective action.</w:t>
      </w:r>
    </w:p>
    <w:p w:rsidR="00000000" w:rsidDel="00000000" w:rsidP="00000000" w:rsidRDefault="00000000" w:rsidRPr="00000000" w14:paraId="0000014A">
      <w:pPr>
        <w:numPr>
          <w:ilvl w:val="0"/>
          <w:numId w:val="10"/>
        </w:numPr>
        <w:spacing w:after="0" w:afterAutospacing="0" w:before="0" w:beforeAutospacing="0" w:lineRule="auto"/>
        <w:ind w:left="720" w:hanging="360"/>
      </w:pPr>
      <w:r w:rsidDel="00000000" w:rsidR="00000000" w:rsidRPr="00000000">
        <w:rPr>
          <w:rtl w:val="0"/>
        </w:rPr>
        <w:t xml:space="preserve">Set deadline, for example 7–14 days.</w:t>
      </w:r>
    </w:p>
    <w:p w:rsidR="00000000" w:rsidDel="00000000" w:rsidP="00000000" w:rsidRDefault="00000000" w:rsidRPr="00000000" w14:paraId="0000014B">
      <w:pPr>
        <w:numPr>
          <w:ilvl w:val="0"/>
          <w:numId w:val="10"/>
        </w:numPr>
        <w:spacing w:after="0" w:afterAutospacing="0" w:before="0" w:beforeAutospacing="0" w:lineRule="auto"/>
        <w:ind w:left="720" w:hanging="360"/>
      </w:pPr>
      <w:r w:rsidDel="00000000" w:rsidR="00000000" w:rsidRPr="00000000">
        <w:rPr>
          <w:rtl w:val="0"/>
        </w:rPr>
        <w:t xml:space="preserve">Limit retries, for example 3 attempts.</w:t>
      </w:r>
    </w:p>
    <w:p w:rsidR="00000000" w:rsidDel="00000000" w:rsidP="00000000" w:rsidRDefault="00000000" w:rsidRPr="00000000" w14:paraId="0000014C">
      <w:pPr>
        <w:numPr>
          <w:ilvl w:val="0"/>
          <w:numId w:val="10"/>
        </w:numPr>
        <w:spacing w:after="0" w:afterAutospacing="0" w:before="0" w:beforeAutospacing="0" w:lineRule="auto"/>
        <w:ind w:left="720" w:hanging="360"/>
      </w:pPr>
      <w:r w:rsidDel="00000000" w:rsidR="00000000" w:rsidRPr="00000000">
        <w:rPr>
          <w:rtl w:val="0"/>
        </w:rPr>
        <w:t xml:space="preserve">Require manual compliance approval for permanent rejection.</w:t>
      </w:r>
    </w:p>
    <w:p w:rsidR="00000000" w:rsidDel="00000000" w:rsidP="00000000" w:rsidRDefault="00000000" w:rsidRPr="00000000" w14:paraId="0000014D">
      <w:pPr>
        <w:numPr>
          <w:ilvl w:val="0"/>
          <w:numId w:val="10"/>
        </w:numPr>
        <w:spacing w:after="0" w:afterAutospacing="0" w:before="0" w:beforeAutospacing="0" w:lineRule="auto"/>
        <w:ind w:left="720" w:hanging="360"/>
      </w:pPr>
      <w:r w:rsidDel="00000000" w:rsidR="00000000" w:rsidRPr="00000000">
        <w:rPr>
          <w:rtl w:val="0"/>
        </w:rPr>
        <w:t xml:space="preserve">Keep audit log of decision, reviewer, evidence, and timestamp.</w:t>
      </w:r>
    </w:p>
    <w:p w:rsidR="00000000" w:rsidDel="00000000" w:rsidP="00000000" w:rsidRDefault="00000000" w:rsidRPr="00000000" w14:paraId="0000014E">
      <w:pPr>
        <w:numPr>
          <w:ilvl w:val="0"/>
          <w:numId w:val="10"/>
        </w:numPr>
        <w:spacing w:after="240" w:before="0" w:beforeAutospacing="0" w:lineRule="auto"/>
        <w:ind w:left="720" w:hanging="360"/>
      </w:pPr>
      <w:r w:rsidDel="00000000" w:rsidR="00000000" w:rsidRPr="00000000">
        <w:rPr>
          <w:rtl w:val="0"/>
        </w:rPr>
        <w:t xml:space="preserve">Allow appeal if legally and operationally possible.</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5sas12swecxw" w:id="26"/>
      <w:bookmarkEnd w:id="26"/>
      <w:r w:rsidDel="00000000" w:rsidR="00000000" w:rsidRPr="00000000">
        <w:rPr>
          <w:b w:val="1"/>
          <w:bCs w:val="1"/>
          <w:sz w:val="34"/>
          <w:szCs w:val="34"/>
          <w:rtl w:val="0"/>
        </w:rPr>
        <w:t xml:space="preserve">7. Practical rule</w:t>
      </w:r>
    </w:p>
    <w:p w:rsidR="00000000" w:rsidDel="00000000" w:rsidP="00000000" w:rsidRDefault="00000000" w:rsidRPr="00000000" w14:paraId="00000150">
      <w:pPr>
        <w:spacing w:after="240" w:before="240" w:lineRule="auto"/>
        <w:rPr/>
      </w:pPr>
      <w:r w:rsidDel="00000000" w:rsidR="00000000" w:rsidRPr="00000000">
        <w:rPr>
          <w:rtl w:val="0"/>
        </w:rPr>
        <w:t xml:space="preserve">Reject the </w:t>
      </w:r>
      <w:r w:rsidDel="00000000" w:rsidR="00000000" w:rsidRPr="00000000">
        <w:rPr>
          <w:b w:val="1"/>
          <w:bCs w:val="1"/>
          <w:rtl w:val="0"/>
        </w:rPr>
        <w:t xml:space="preserve">vendor</w:t>
      </w:r>
      <w:r w:rsidDel="00000000" w:rsidR="00000000" w:rsidRPr="00000000">
        <w:rPr>
          <w:rtl w:val="0"/>
        </w:rPr>
        <w:t xml:space="preserve"> when the person/business is not legally trustworthy or eligible.</w:t>
      </w:r>
    </w:p>
    <w:p w:rsidR="00000000" w:rsidDel="00000000" w:rsidP="00000000" w:rsidRDefault="00000000" w:rsidRPr="00000000" w14:paraId="00000151">
      <w:pPr>
        <w:spacing w:after="240" w:before="240" w:lineRule="auto"/>
        <w:rPr/>
      </w:pPr>
      <w:r w:rsidDel="00000000" w:rsidR="00000000" w:rsidRPr="00000000">
        <w:rPr>
          <w:rtl w:val="0"/>
        </w:rPr>
        <w:t xml:space="preserve">Reject the </w:t>
      </w:r>
      <w:r w:rsidDel="00000000" w:rsidR="00000000" w:rsidRPr="00000000">
        <w:rPr>
          <w:b w:val="1"/>
          <w:bCs w:val="1"/>
          <w:rtl w:val="0"/>
        </w:rPr>
        <w:t xml:space="preserve">store</w:t>
      </w:r>
      <w:r w:rsidDel="00000000" w:rsidR="00000000" w:rsidRPr="00000000">
        <w:rPr>
          <w:rtl w:val="0"/>
        </w:rPr>
        <w:t xml:space="preserve"> when the business identity may be valid, but that store, domain, product category, or operating model is illegal, unverifiable, or too risky.</w:t>
      </w:r>
    </w:p>
    <w:p w:rsidR="00000000" w:rsidDel="00000000" w:rsidP="00000000" w:rsidRDefault="00000000" w:rsidRPr="00000000" w14:paraId="0000015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anctionssearch.ofac.treas.gov/?utm_source=chatgpt.com" TargetMode="External"/><Relationship Id="rId10" Type="http://schemas.openxmlformats.org/officeDocument/2006/relationships/hyperlink" Target="https://docs.stripe.com/connect/identity-verification?utm_source=chatgpt.com" TargetMode="External"/><Relationship Id="rId13" Type="http://schemas.openxmlformats.org/officeDocument/2006/relationships/hyperlink" Target="https://www.ftc.gov/business-guidance/resources/INFORMAct?utm_source=chatgpt.com" TargetMode="External"/><Relationship Id="rId12" Type="http://schemas.openxmlformats.org/officeDocument/2006/relationships/hyperlink" Target="https://www.fatf-gafi.org/en/publications/Fatfrecommendations/Guidance-Beneficial-Ownership-Legal-Person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tf-gafi.org/en/publications/Fatfrecommendations/Guidance-Beneficial-Ownership-Legal-Persons.html?utm_source=chatgpt.com" TargetMode="External"/><Relationship Id="rId5" Type="http://schemas.openxmlformats.org/officeDocument/2006/relationships/styles" Target="styles.xml"/><Relationship Id="rId6" Type="http://schemas.openxmlformats.org/officeDocument/2006/relationships/hyperlink" Target="https://gdpr-info.eu/art-5-gdpr/?utm_source=chatgpt.com" TargetMode="External"/><Relationship Id="rId7" Type="http://schemas.openxmlformats.org/officeDocument/2006/relationships/hyperlink" Target="https://www.ftc.gov/business-guidance/resources/INFORMAct?utm_source=chatgpt.com" TargetMode="External"/><Relationship Id="rId8" Type="http://schemas.openxmlformats.org/officeDocument/2006/relationships/hyperlink" Target="https://taxation-customs.ec.europa.eu/taxation/tax-transparency-cooperation/administrative-co-operation-and-mutual-assistance/dac7_en?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