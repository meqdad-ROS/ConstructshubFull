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bidi/>
      </w:pPr>
      <w:bookmarkStart xmlns:w="http://schemas.openxmlformats.org/wordprocessingml/2006/main" w:colFirst="0" w:colLast="0" w:name="_z8lwexl6pxut" w:id="0"/>
      <w:bookmarkEnd xmlns:w="http://schemas.openxmlformats.org/wordprocessingml/2006/main" w:id="0"/>
      <w:r xmlns:w="http://schemas.openxmlformats.org/wordprocessingml/2006/main"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تفاصيل وخطوات التحقق</w:t>
      </w:r>
    </w:p>
    <w:p w:rsidR="00000000" w:rsidDel="00000000" w:rsidP="00000000" w:rsidRDefault="00000000" w:rsidRPr="00000000" w14:paraId="00000002">
      <w:pPr xmlns:w="http://schemas.openxmlformats.org/wordprocessingml/2006/main">
        <w:spacing w:after="240" w:before="240" w:lineRule="auto"/>
        <w:rPr/>
        <w:bidi/>
      </w:pPr>
      <w:r xmlns:w="http://schemas.openxmlformats.org/wordprocessingml/2006/main" w:rsidDel="00000000" w:rsidR="00000000" w:rsidRPr="00000000">
        <w:rPr>
          <w:rtl w:val="0"/>
        </w:rPr>
        <w:t xml:space="preserve">فيما يخص عملية انضمام البائعين، افصل بين </w:t>
      </w:r>
      <w:r xmlns:w="http://schemas.openxmlformats.org/wordprocessingml/2006/main" w:rsidDel="00000000" w:rsidR="00000000" w:rsidRPr="00000000">
        <w:rPr>
          <w:b w:val="1"/>
          <w:bCs w:val="1"/>
          <w:rtl w:val="0"/>
        </w:rPr>
        <w:t xml:space="preserve">إنشاء المتجر </w:t>
      </w:r>
      <w:r xmlns:w="http://schemas.openxmlformats.org/wordprocessingml/2006/main" w:rsidDel="00000000" w:rsidR="00000000" w:rsidRPr="00000000">
        <w:rPr>
          <w:rtl w:val="0"/>
        </w:rPr>
        <w:t xml:space="preserve">والتحقق </w:t>
      </w:r>
      <w:r xmlns:w="http://schemas.openxmlformats.org/wordprocessingml/2006/main" w:rsidDel="00000000" w:rsidR="00000000" w:rsidRPr="00000000">
        <w:rPr>
          <w:b w:val="1"/>
          <w:bCs w:val="1"/>
          <w:rtl w:val="0"/>
        </w:rPr>
        <w:t xml:space="preserve">القانوني </w:t>
      </w:r>
      <w:r xmlns:w="http://schemas.openxmlformats.org/wordprocessingml/2006/main" w:rsidDel="00000000" w:rsidR="00000000" w:rsidRPr="00000000">
        <w:rPr>
          <w:rtl w:val="0"/>
        </w:rPr>
        <w:t xml:space="preserve">. اسمح للبائع بإنشاء متجر مبدئي ببيانات أساسية، ولكن امنع النشر أو المدفوعات أو المبيعات عالية المخاطر حتى يكتمل التحقق من هوية البائع (KYB/KYC).</w:t>
      </w:r>
    </w:p>
    <w:p w:rsidR="00000000" w:rsidDel="00000000" w:rsidP="00000000" w:rsidRDefault="00000000" w:rsidRPr="00000000" w14:paraId="00000003">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lezkc2e2n2aq" w:id="1"/>
      <w:bookmarkEnd xmlns:w="http://schemas.openxmlformats.org/wordprocessingml/2006/main" w:id="1"/>
      <w:r xmlns:w="http://schemas.openxmlformats.org/wordprocessingml/2006/main" w:rsidDel="00000000" w:rsidR="00000000" w:rsidRPr="00000000">
        <w:rPr>
          <w:b w:val="1"/>
          <w:bCs w:val="1"/>
          <w:sz w:val="34"/>
          <w:szCs w:val="34"/>
          <w:rtl w:val="0"/>
        </w:rPr>
        <w:t xml:space="preserve">1. لا تقم بجمع جميع وثائق الهوية بشكل افتراضي</w:t>
      </w:r>
    </w:p>
    <w:p w:rsidR="00000000" w:rsidDel="00000000" w:rsidP="00000000" w:rsidRDefault="00000000" w:rsidRPr="00000000" w14:paraId="00000004">
      <w:pPr xmlns:w="http://schemas.openxmlformats.org/wordprocessingml/2006/main">
        <w:spacing w:after="240" w:before="240" w:lineRule="auto"/>
        <w:rPr/>
        <w:bidi/>
      </w:pPr>
      <w:r xmlns:w="http://schemas.openxmlformats.org/wordprocessingml/2006/main" w:rsidDel="00000000" w:rsidR="00000000" w:rsidRPr="00000000">
        <w:rPr>
          <w:rtl w:val="0"/>
        </w:rPr>
        <w:t xml:space="preserve">لا </w:t>
      </w:r>
      <w:r xmlns:w="http://schemas.openxmlformats.org/wordprocessingml/2006/main" w:rsidDel="00000000" w:rsidR="00000000" w:rsidRPr="00000000">
        <w:rPr>
          <w:rtl w:val="0"/>
        </w:rPr>
        <w:t xml:space="preserve">تطلب بطاقة الهوية الوطنية وجواز السفر وشهادة الميلاد ودفتر العائلة دفعة واحدة. اجمع </w:t>
      </w:r>
      <w:r xmlns:w="http://schemas.openxmlformats.org/wordprocessingml/2006/main" w:rsidDel="00000000" w:rsidR="00000000" w:rsidRPr="00000000">
        <w:rPr>
          <w:b w:val="1"/>
          <w:bCs w:val="1"/>
          <w:rtl w:val="0"/>
        </w:rPr>
        <w:t xml:space="preserve">وثيقة هوية حكومية أساسية واحدة </w:t>
      </w:r>
      <w:r xmlns:w="http://schemas.openxmlformats.org/wordprocessingml/2006/main" w:rsidDel="00000000" w:rsidR="00000000" w:rsidRPr="00000000">
        <w:rPr>
          <w:b w:val="1"/>
          <w:bCs w:val="1"/>
          <w:rtl w:val="0"/>
        </w:rPr>
        <w:t xml:space="preserve">، </w:t>
      </w:r>
      <w:r xmlns:w="http://schemas.openxmlformats.org/wordprocessingml/2006/main" w:rsidDel="00000000" w:rsidR="00000000" w:rsidRPr="00000000">
        <w:rPr>
          <w:rtl w:val="0"/>
        </w:rPr>
        <w:t xml:space="preserve">واطلب البدائل فقط في حال تعذر الحصول على الوثيقة الأساسية أو عدم توفرها. يتماشى هذا مع مبدأ تقليل البيانات: جمع البيانات الكافية والملائمة والمقتصرة على ما هو ضروري للغرض. ( </w:t>
      </w:r>
      <w:hyperlink xmlns:w="http://schemas.openxmlformats.org/wordprocessingml/2006/main" xmlns:r="http://schemas.openxmlformats.org/officeDocument/2006/relationships" r:id="rId6">
        <w:r xmlns:w="http://schemas.openxmlformats.org/wordprocessingml/2006/main" w:rsidDel="00000000" w:rsidR="00000000" w:rsidRPr="00000000">
          <w:rPr>
            <w:color w:val="1155cc"/>
            <w:u w:val="single"/>
            <w:rtl w:val="0"/>
          </w:rPr>
          <w:t xml:space="preserve">اللائحة العامة لحماية البيانات </w:t>
        </w:r>
      </w:hyperlink>
      <w:r xmlns:w="http://schemas.openxmlformats.org/wordprocessingml/2006/main" w:rsidDel="00000000" w:rsidR="00000000" w:rsidRPr="00000000">
        <w:rPr>
          <w:rtl w:val="0"/>
        </w:rPr>
        <w:t xml:space="preserve">)</w:t>
      </w:r>
    </w:p>
    <w:p w:rsidR="00000000" w:rsidDel="00000000" w:rsidP="00000000" w:rsidRDefault="00000000" w:rsidRPr="00000000" w14:paraId="00000005">
      <w:pPr xmlns:w="http://schemas.openxmlformats.org/wordprocessingml/2006/main">
        <w:spacing w:after="240" w:before="240" w:lineRule="auto"/>
        <w:rPr/>
        <w:bidi/>
      </w:pPr>
      <w:r xmlns:w="http://schemas.openxmlformats.org/wordprocessingml/2006/main" w:rsidDel="00000000" w:rsidR="00000000" w:rsidRPr="00000000">
        <w:rPr>
          <w:rtl w:val="0"/>
        </w:rPr>
        <w:t xml:space="preserve">مجموعة الهوية الموصى بها:</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xmlns:w="http://schemas.openxmlformats.org/wordprocessingml/2006/main">
              <w:jc w:val="center"/>
              <w:rPr/>
              <w:bidi/>
            </w:pPr>
            <w:r xmlns:w="http://schemas.openxmlformats.org/wordprocessingml/2006/main" w:rsidDel="00000000" w:rsidR="00000000" w:rsidRPr="00000000">
              <w:rPr>
                <w:b w:val="1"/>
                <w:bCs w:val="1"/>
                <w:rtl w:val="0"/>
              </w:rPr>
              <w:t xml:space="preserve">قضية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xmlns:w="http://schemas.openxmlformats.org/wordprocessingml/2006/main">
              <w:jc w:val="center"/>
              <w:rPr/>
              <w:bidi/>
            </w:pPr>
            <w:r xmlns:w="http://schemas.openxmlformats.org/wordprocessingml/2006/main" w:rsidDel="00000000" w:rsidR="00000000" w:rsidRPr="00000000">
              <w:rPr>
                <w:b w:val="1"/>
                <w:bCs w:val="1"/>
                <w:rtl w:val="0"/>
              </w:rPr>
              <w:t xml:space="preserve">يجمع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xmlns:w="http://schemas.openxmlformats.org/wordprocessingml/2006/main">
              <w:rPr/>
              <w:bidi/>
            </w:pPr>
            <w:r xmlns:w="http://schemas.openxmlformats.org/wordprocessingml/2006/main" w:rsidDel="00000000" w:rsidR="00000000" w:rsidRPr="00000000">
              <w:rPr>
                <w:rtl w:val="0"/>
              </w:rPr>
              <w:t xml:space="preserve">بائع فردي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xmlns:w="http://schemas.openxmlformats.org/wordprocessingml/2006/main">
              <w:rPr/>
              <w:bidi/>
            </w:pPr>
            <w:r xmlns:w="http://schemas.openxmlformats.org/wordprocessingml/2006/main" w:rsidDel="00000000" w:rsidR="00000000" w:rsidRPr="00000000">
              <w:rPr>
                <w:rtl w:val="0"/>
              </w:rPr>
              <w:t xml:space="preserve">الاسم القانوني الكامل، تاريخ الميلاد، الجنسية، عنوان السكن، رقم الهاتف، البريد الإلكتروني، بطاقة هوية حكومية واحدة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xmlns:w="http://schemas.openxmlformats.org/wordprocessingml/2006/main">
              <w:rPr/>
              <w:bidi/>
            </w:pPr>
            <w:r xmlns:w="http://schemas.openxmlformats.org/wordprocessingml/2006/main" w:rsidDel="00000000" w:rsidR="00000000" w:rsidRPr="00000000">
              <w:rPr>
                <w:rtl w:val="0"/>
              </w:rPr>
              <w:t xml:space="preserve">ممثل الشركة المعتمد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xmlns:w="http://schemas.openxmlformats.org/wordprocessingml/2006/main">
              <w:rPr/>
              <w:bidi/>
            </w:pPr>
            <w:r xmlns:w="http://schemas.openxmlformats.org/wordprocessingml/2006/main" w:rsidDel="00000000" w:rsidR="00000000" w:rsidRPr="00000000">
              <w:rPr>
                <w:rtl w:val="0"/>
              </w:rPr>
              <w:t xml:space="preserve">كما هو الحال بالنسبة للبائعين الأفراد، بالإضافة إلى إثبات قدرتهم على تمثيل الشركة.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xmlns:w="http://schemas.openxmlformats.org/wordprocessingml/2006/main">
              <w:rPr/>
              <w:bidi/>
            </w:pPr>
            <w:r xmlns:w="http://schemas.openxmlformats.org/wordprocessingml/2006/main" w:rsidDel="00000000" w:rsidR="00000000" w:rsidRPr="00000000">
              <w:rPr>
                <w:rtl w:val="0"/>
              </w:rPr>
              <w:t xml:space="preserve">شريك / مالك مستفيد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xmlns:w="http://schemas.openxmlformats.org/wordprocessingml/2006/main">
              <w:rPr/>
              <w:bidi/>
            </w:pPr>
            <w:r xmlns:w="http://schemas.openxmlformats.org/wordprocessingml/2006/main" w:rsidDel="00000000" w:rsidR="00000000" w:rsidRPr="00000000">
              <w:rPr>
                <w:rtl w:val="0"/>
              </w:rPr>
              <w:t xml:space="preserve">نفس حقول اعرف عميلك (KYC) إذا تم استيفاء عتبة الملكية/السيطرة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xmlns:w="http://schemas.openxmlformats.org/wordprocessingml/2006/main">
              <w:rPr/>
              <w:bidi/>
            </w:pPr>
            <w:r xmlns:w="http://schemas.openxmlformats.org/wordprocessingml/2006/main" w:rsidDel="00000000" w:rsidR="00000000" w:rsidRPr="00000000">
              <w:rPr>
                <w:rtl w:val="0"/>
              </w:rPr>
              <w:t xml:space="preserve">فشل التحقق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xmlns:w="http://schemas.openxmlformats.org/wordprocessingml/2006/main">
              <w:rPr/>
              <w:bidi/>
            </w:pPr>
            <w:r xmlns:w="http://schemas.openxmlformats.org/wordprocessingml/2006/main" w:rsidDel="00000000" w:rsidR="00000000" w:rsidRPr="00000000">
              <w:rPr>
                <w:rtl w:val="0"/>
              </w:rPr>
              <w:t xml:space="preserve">اطلب وثيقة بديلة: جواز سفر، بطاقة هوية وطنية، تصريح إقامة، إلخ.</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xmlns:w="http://schemas.openxmlformats.org/wordprocessingml/2006/main">
              <w:rPr/>
              <w:bidi/>
            </w:pPr>
            <w:r xmlns:w="http://schemas.openxmlformats.org/wordprocessingml/2006/main" w:rsidDel="00000000" w:rsidR="00000000" w:rsidRPr="00000000">
              <w:rPr>
                <w:rtl w:val="0"/>
              </w:rPr>
              <w:t xml:space="preserve">شهادة الميلاد / دفتر العائلة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xmlns:w="http://schemas.openxmlformats.org/wordprocessingml/2006/main">
              <w:rPr/>
              <w:bidi/>
            </w:pPr>
            <w:r xmlns:w="http://schemas.openxmlformats.org/wordprocessingml/2006/main" w:rsidDel="00000000" w:rsidR="00000000" w:rsidRPr="00000000">
              <w:rPr>
                <w:rtl w:val="0"/>
              </w:rPr>
              <w:t xml:space="preserve">تجنب ذلك إلا إذا كان مطلوبًا من قبل جهة تنظيمية معينة في بلد معين أو في حالة عدم وجود هوية موحدة.</w:t>
            </w:r>
          </w:p>
        </w:tc>
      </w:tr>
    </w:tbl>
    <w:p w:rsidR="00000000" w:rsidDel="00000000" w:rsidP="00000000" w:rsidRDefault="00000000" w:rsidRPr="00000000" w14:paraId="00000012">
      <w:pPr xmlns:w="http://schemas.openxmlformats.org/wordprocessingml/2006/main">
        <w:spacing w:after="240" w:before="240" w:lineRule="auto"/>
        <w:rPr/>
        <w:bidi/>
      </w:pPr>
      <w:r xmlns:w="http://schemas.openxmlformats.org/wordprocessingml/2006/main" w:rsidDel="00000000" w:rsidR="00000000" w:rsidRPr="00000000">
        <w:rPr>
          <w:rtl w:val="0"/>
        </w:rPr>
        <w:t xml:space="preserve">قد يكشف دفتر العائلة وشهادة الميلاد عن بيانات عائلية/بيانات خاصة بالقاصرين غير ضرورية. احتفظ بهما </w:t>
      </w:r>
      <w:r xmlns:w="http://schemas.openxmlformats.org/wordprocessingml/2006/main" w:rsidDel="00000000" w:rsidR="00000000" w:rsidRPr="00000000">
        <w:rPr>
          <w:b w:val="1"/>
          <w:bCs w:val="1"/>
          <w:rtl w:val="0"/>
        </w:rPr>
        <w:t xml:space="preserve">كوثائق احتياطية استثنائية </w:t>
      </w:r>
      <w:r xmlns:w="http://schemas.openxmlformats.org/wordprocessingml/2006/main" w:rsidDel="00000000" w:rsidR="00000000" w:rsidRPr="00000000">
        <w:rPr>
          <w:rtl w:val="0"/>
        </w:rPr>
        <w:t xml:space="preserve">، وليس كبيانات تعريفية قياسية.</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47fulxbp8g2r" w:id="2"/>
      <w:bookmarkEnd xmlns:w="http://schemas.openxmlformats.org/wordprocessingml/2006/main" w:id="2"/>
      <w:r xmlns:w="http://schemas.openxmlformats.org/wordprocessingml/2006/main" w:rsidDel="00000000" w:rsidR="00000000" w:rsidRPr="00000000">
        <w:rPr>
          <w:b w:val="1"/>
          <w:bCs w:val="1"/>
          <w:sz w:val="34"/>
          <w:szCs w:val="34"/>
          <w:rtl w:val="0"/>
        </w:rPr>
        <w:t xml:space="preserve">2. معلومات إضافية لجمعها</w:t>
      </w:r>
    </w:p>
    <w:p w:rsidR="00000000" w:rsidDel="00000000" w:rsidP="00000000" w:rsidRDefault="00000000" w:rsidRPr="00000000" w14:paraId="00000015">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lfo1awcdek8x" w:id="3"/>
      <w:bookmarkEnd xmlns:w="http://schemas.openxmlformats.org/wordprocessingml/2006/main" w:id="3"/>
      <w:r xmlns:w="http://schemas.openxmlformats.org/wordprocessingml/2006/main" w:rsidDel="00000000" w:rsidR="00000000" w:rsidRPr="00000000">
        <w:rPr>
          <w:b w:val="1"/>
          <w:bCs w:val="1"/>
          <w:color w:val="000000"/>
          <w:sz w:val="26"/>
          <w:szCs w:val="26"/>
          <w:rtl w:val="0"/>
        </w:rPr>
        <w:t xml:space="preserve">أ. التحقق من هوية البائع الشخصية (من خلال خطوات تسجيل البائع)</w:t>
      </w:r>
    </w:p>
    <w:p w:rsidR="00000000" w:rsidDel="00000000" w:rsidP="00000000" w:rsidRDefault="00000000" w:rsidRPr="00000000" w14:paraId="00000016">
      <w:pPr xmlns:w="http://schemas.openxmlformats.org/wordprocessingml/2006/main">
        <w:spacing w:after="240" w:before="240" w:lineRule="auto"/>
        <w:rPr/>
        <w:bidi/>
      </w:pPr>
      <w:r xmlns:w="http://schemas.openxmlformats.org/wordprocessingml/2006/main" w:rsidDel="00000000" w:rsidR="00000000" w:rsidRPr="00000000">
        <w:rPr>
          <w:rtl w:val="0"/>
        </w:rPr>
        <w:t xml:space="preserve">يجمع:</w:t>
      </w:r>
    </w:p>
    <w:p w:rsidR="00000000" w:rsidDel="00000000" w:rsidP="00000000" w:rsidRDefault="00000000" w:rsidRPr="00000000" w14:paraId="00000017">
      <w:pPr xmlns:w="http://schemas.openxmlformats.org/wordprocessingml/2006/main">
        <w:numPr>
          <w:ilvl w:val="0"/>
          <w:numId w:val="12"/>
        </w:numPr>
        <w:spacing w:after="0" w:afterAutospacing="0" w:before="240" w:lineRule="auto"/>
        <w:ind w:left="720" w:hanging="360"/>
        <w:bidi/>
      </w:pPr>
      <w:r xmlns:w="http://schemas.openxmlformats.org/wordprocessingml/2006/main" w:rsidDel="00000000" w:rsidR="00000000" w:rsidRPr="00000000">
        <w:rPr>
          <w:rtl w:val="0"/>
        </w:rPr>
        <w:t xml:space="preserve">الاسم القانوني الكامل باللغة المحلية والإنجليزية، إن وجد</w:t>
      </w:r>
    </w:p>
    <w:p w:rsidR="00000000" w:rsidDel="00000000" w:rsidP="00000000" w:rsidRDefault="00000000" w:rsidRPr="00000000" w14:paraId="00000018">
      <w:pPr xmlns:w="http://schemas.openxmlformats.org/wordprocessingml/2006/main">
        <w:numPr>
          <w:ilvl w:val="0"/>
          <w:numId w:val="12"/>
        </w:numPr>
        <w:spacing w:after="0" w:afterAutospacing="0" w:before="0" w:beforeAutospacing="0" w:lineRule="auto"/>
        <w:ind w:left="720" w:hanging="360"/>
        <w:bidi/>
      </w:pPr>
      <w:r xmlns:w="http://schemas.openxmlformats.org/wordprocessingml/2006/main" w:rsidDel="00000000" w:rsidR="00000000" w:rsidRPr="00000000">
        <w:rPr>
          <w:rtl w:val="0"/>
        </w:rPr>
        <w:t xml:space="preserve">تاريخ الميلاد</w:t>
      </w:r>
    </w:p>
    <w:p w:rsidR="00000000" w:rsidDel="00000000" w:rsidP="00000000" w:rsidRDefault="00000000" w:rsidRPr="00000000" w14:paraId="00000019">
      <w:pPr xmlns:w="http://schemas.openxmlformats.org/wordprocessingml/2006/main">
        <w:numPr>
          <w:ilvl w:val="0"/>
          <w:numId w:val="12"/>
        </w:numPr>
        <w:spacing w:after="0" w:afterAutospacing="0" w:before="0" w:beforeAutospacing="0" w:lineRule="auto"/>
        <w:ind w:left="720" w:hanging="360"/>
        <w:bidi/>
      </w:pPr>
      <w:r xmlns:w="http://schemas.openxmlformats.org/wordprocessingml/2006/main" w:rsidDel="00000000" w:rsidR="00000000" w:rsidRPr="00000000">
        <w:rPr>
          <w:rtl w:val="0"/>
        </w:rPr>
        <w:t xml:space="preserve">جنسية</w:t>
      </w:r>
    </w:p>
    <w:p w:rsidR="00000000" w:rsidDel="00000000" w:rsidP="00000000" w:rsidRDefault="00000000" w:rsidRPr="00000000" w14:paraId="0000001A">
      <w:pPr xmlns:w="http://schemas.openxmlformats.org/wordprocessingml/2006/main">
        <w:numPr>
          <w:ilvl w:val="0"/>
          <w:numId w:val="12"/>
        </w:numPr>
        <w:spacing w:after="0" w:afterAutospacing="0" w:before="0" w:beforeAutospacing="0" w:lineRule="auto"/>
        <w:ind w:left="720" w:hanging="360"/>
        <w:bidi/>
      </w:pPr>
      <w:r xmlns:w="http://schemas.openxmlformats.org/wordprocessingml/2006/main" w:rsidDel="00000000" w:rsidR="00000000" w:rsidRPr="00000000">
        <w:rPr>
          <w:rtl w:val="0"/>
        </w:rPr>
        <w:t xml:space="preserve">عنوان سكني</w:t>
      </w:r>
    </w:p>
    <w:p w:rsidR="00000000" w:rsidDel="00000000" w:rsidP="00000000" w:rsidRDefault="00000000" w:rsidRPr="00000000" w14:paraId="0000001B">
      <w:pPr xmlns:w="http://schemas.openxmlformats.org/wordprocessingml/2006/main">
        <w:numPr>
          <w:ilvl w:val="0"/>
          <w:numId w:val="12"/>
        </w:numPr>
        <w:spacing w:after="0" w:afterAutospacing="0" w:before="0" w:beforeAutospacing="0" w:lineRule="auto"/>
        <w:ind w:left="720" w:hanging="360"/>
        <w:bidi/>
      </w:pPr>
      <w:r xmlns:w="http://schemas.openxmlformats.org/wordprocessingml/2006/main" w:rsidDel="00000000" w:rsidR="00000000" w:rsidRPr="00000000">
        <w:rPr>
          <w:rtl w:val="0"/>
        </w:rPr>
        <w:t xml:space="preserve">تم التحقق من البريد الإلكتروني ورقم الهاتف (التحقق الثنائي).</w:t>
      </w:r>
    </w:p>
    <w:p w:rsidR="00000000" w:rsidDel="00000000" w:rsidP="00000000" w:rsidRDefault="00000000" w:rsidRPr="00000000" w14:paraId="0000001C">
      <w:pPr xmlns:w="http://schemas.openxmlformats.org/wordprocessingml/2006/main">
        <w:numPr>
          <w:ilvl w:val="0"/>
          <w:numId w:val="12"/>
        </w:numPr>
        <w:spacing w:after="0" w:afterAutospacing="0" w:before="0" w:beforeAutospacing="0" w:lineRule="auto"/>
        <w:ind w:left="720" w:hanging="360"/>
        <w:bidi/>
      </w:pPr>
      <w:r xmlns:w="http://schemas.openxmlformats.org/wordprocessingml/2006/main" w:rsidDel="00000000" w:rsidR="00000000" w:rsidRPr="00000000">
        <w:rPr>
          <w:rtl w:val="0"/>
        </w:rPr>
        <w:t xml:space="preserve">نوع الهوية الحكومية، رقمها، الدولة المصدرة، تاريخ الإصدار، تاريخ الانتهاء</w:t>
      </w:r>
    </w:p>
    <w:p w:rsidR="00000000" w:rsidDel="00000000" w:rsidP="00000000" w:rsidRDefault="00000000" w:rsidRPr="00000000" w14:paraId="0000001D">
      <w:pPr xmlns:w="http://schemas.openxmlformats.org/wordprocessingml/2006/main">
        <w:numPr>
          <w:ilvl w:val="0"/>
          <w:numId w:val="12"/>
        </w:numPr>
        <w:spacing w:after="0" w:afterAutospacing="0" w:before="0" w:beforeAutospacing="0" w:lineRule="auto"/>
        <w:ind w:left="720" w:hanging="360"/>
        <w:bidi/>
      </w:pPr>
      <w:r xmlns:w="http://schemas.openxmlformats.org/wordprocessingml/2006/main" w:rsidDel="00000000" w:rsidR="00000000" w:rsidRPr="00000000">
        <w:rPr>
          <w:rtl w:val="0"/>
        </w:rPr>
        <w:t xml:space="preserve">صورة شخصية/فحص الهوية (اختياري)</w:t>
      </w:r>
    </w:p>
    <w:p w:rsidR="00000000" w:rsidDel="00000000" w:rsidP="00000000" w:rsidRDefault="00000000" w:rsidRPr="00000000" w14:paraId="0000001E">
      <w:pPr xmlns:w="http://schemas.openxmlformats.org/wordprocessingml/2006/main">
        <w:numPr>
          <w:ilvl w:val="0"/>
          <w:numId w:val="12"/>
        </w:numPr>
        <w:spacing w:after="0" w:afterAutospacing="0" w:before="0" w:beforeAutospacing="0" w:lineRule="auto"/>
        <w:ind w:left="720" w:hanging="360"/>
        <w:bidi/>
      </w:pPr>
      <w:r xmlns:w="http://schemas.openxmlformats.org/wordprocessingml/2006/main" w:rsidDel="00000000" w:rsidR="00000000" w:rsidRPr="00000000">
        <w:rPr>
          <w:rtl w:val="0"/>
        </w:rPr>
        <w:t xml:space="preserve">بلد الإقامة الضريبية</w:t>
      </w:r>
    </w:p>
    <w:p w:rsidR="00000000" w:rsidDel="00000000" w:rsidP="00000000" w:rsidRDefault="00000000" w:rsidRPr="00000000" w14:paraId="0000001F">
      <w:pPr xmlns:w="http://schemas.openxmlformats.org/wordprocessingml/2006/main">
        <w:numPr>
          <w:ilvl w:val="0"/>
          <w:numId w:val="12"/>
        </w:numPr>
        <w:spacing w:after="240" w:before="0" w:beforeAutospacing="0" w:lineRule="auto"/>
        <w:ind w:left="720" w:hanging="360"/>
        <w:bidi/>
      </w:pPr>
      <w:r xmlns:w="http://schemas.openxmlformats.org/wordprocessingml/2006/main" w:rsidDel="00000000" w:rsidR="00000000" w:rsidRPr="00000000">
        <w:rPr>
          <w:rtl w:val="0"/>
        </w:rPr>
        <w:t xml:space="preserve">سواء كان الشخص يتصرف بصفته مالكًا أو مديرًا أو ممثلًا معتمدًا أو موظفًا.</w:t>
      </w:r>
    </w:p>
    <w:p w:rsidR="00000000" w:rsidDel="00000000" w:rsidP="00000000" w:rsidRDefault="00000000" w:rsidRPr="00000000" w14:paraId="00000020">
      <w:pPr xmlns:w="http://schemas.openxmlformats.org/wordprocessingml/2006/main">
        <w:spacing w:after="240" w:before="240" w:lineRule="auto"/>
        <w:rPr/>
        <w:bidi/>
      </w:pPr>
      <w:r xmlns:w="http://schemas.openxmlformats.org/wordprocessingml/2006/main" w:rsidDel="00000000" w:rsidR="00000000" w:rsidRPr="00000000">
        <w:rPr>
          <w:rtl w:val="0"/>
        </w:rPr>
        <w:t xml:space="preserve">في الأسواق الإلكترونية، يتطلب التحقق من الهوية عادةً تأكيدًا موثوقًا بأن الشخص أو الكيان حقيقي ويتطابق مع المستندات المقدمة. فعلى سبيل المثال، يُلزم قانون "إنفورم" الأمريكي للمستهلكين الأسواق الإلكترونية بجمع معلومات هوية البائعين وبيانات الاتصال بهم ومعلوماتهم المصرفية والضريبية والتحقق منها، خاصةً للبائعين ذوي حجم المبيعات الكبير. ( </w:t>
      </w:r>
      <w:hyperlink xmlns:w="http://schemas.openxmlformats.org/wordprocessingml/2006/main" xmlns:r="http://schemas.openxmlformats.org/officeDocument/2006/relationships" r:id="rId7">
        <w:r xmlns:w="http://schemas.openxmlformats.org/wordprocessingml/2006/main" w:rsidDel="00000000" w:rsidR="00000000" w:rsidRPr="00000000">
          <w:rPr>
            <w:color w:val="1155cc"/>
            <w:u w:val="single"/>
            <w:rtl w:val="0"/>
          </w:rPr>
          <w:t xml:space="preserve">لجنة التجارة الفيدرالية </w:t>
        </w:r>
      </w:hyperlink>
      <w:r xmlns:w="http://schemas.openxmlformats.org/wordprocessingml/2006/main" w:rsidDel="00000000" w:rsidR="00000000" w:rsidRPr="00000000">
        <w:rPr>
          <w:rtl w:val="0"/>
        </w:rPr>
        <w:t xml:space="preserve">)</w:t>
      </w:r>
    </w:p>
    <w:p w:rsidR="00000000" w:rsidDel="00000000" w:rsidP="00000000" w:rsidRDefault="00000000" w:rsidRPr="00000000" w14:paraId="00000021">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haxnj71edjmo" w:id="4"/>
      <w:bookmarkEnd xmlns:w="http://schemas.openxmlformats.org/wordprocessingml/2006/main" w:id="4"/>
      <w:r xmlns:w="http://schemas.openxmlformats.org/wordprocessingml/2006/main" w:rsidDel="00000000" w:rsidR="00000000" w:rsidRPr="00000000">
        <w:rPr>
          <w:b w:val="1"/>
          <w:bCs w:val="1"/>
          <w:color w:val="000000"/>
          <w:sz w:val="26"/>
          <w:szCs w:val="26"/>
          <w:rtl w:val="0"/>
        </w:rPr>
        <w:t xml:space="preserve">ب. اعرف المزيد عن أعمالك (من خلال خطوات تسجيل المتجر)</w:t>
      </w:r>
    </w:p>
    <w:p w:rsidR="00000000" w:rsidDel="00000000" w:rsidP="00000000" w:rsidRDefault="00000000" w:rsidRPr="00000000" w14:paraId="00000022">
      <w:pPr xmlns:w="http://schemas.openxmlformats.org/wordprocessingml/2006/main">
        <w:spacing w:after="240" w:before="240" w:lineRule="auto"/>
        <w:rPr/>
        <w:bidi/>
      </w:pPr>
      <w:r xmlns:w="http://schemas.openxmlformats.org/wordprocessingml/2006/main" w:rsidDel="00000000" w:rsidR="00000000" w:rsidRPr="00000000">
        <w:rPr>
          <w:rtl w:val="0"/>
        </w:rPr>
        <w:t xml:space="preserve">أضف هذه الحقول:</w:t>
      </w:r>
    </w:p>
    <w:p w:rsidR="00000000" w:rsidDel="00000000" w:rsidP="00000000" w:rsidRDefault="00000000" w:rsidRPr="00000000" w14:paraId="00000023">
      <w:pPr xmlns:w="http://schemas.openxmlformats.org/wordprocessingml/2006/main">
        <w:numPr>
          <w:ilvl w:val="0"/>
          <w:numId w:val="11"/>
        </w:numPr>
        <w:spacing w:after="0" w:afterAutospacing="0" w:before="240" w:lineRule="auto"/>
        <w:ind w:left="720" w:hanging="360"/>
        <w:bidi/>
      </w:pPr>
      <w:r xmlns:w="http://schemas.openxmlformats.org/wordprocessingml/2006/main" w:rsidDel="00000000" w:rsidR="00000000" w:rsidRPr="00000000">
        <w:rPr>
          <w:rtl w:val="0"/>
        </w:rPr>
        <w:t xml:space="preserve">نوع البائع: فرد، مالك فردي، شركة، شراكة، منظمة غير ربحية</w:t>
      </w:r>
    </w:p>
    <w:p w:rsidR="00000000" w:rsidDel="00000000" w:rsidP="00000000" w:rsidRDefault="00000000" w:rsidRPr="00000000" w14:paraId="00000024">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الاسم التجاري القانوني</w:t>
      </w:r>
    </w:p>
    <w:p w:rsidR="00000000" w:rsidDel="00000000" w:rsidP="00000000" w:rsidRDefault="00000000" w:rsidRPr="00000000" w14:paraId="00000025">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الاسم التجاري / اسم المتجر المعروض</w:t>
      </w:r>
    </w:p>
    <w:p w:rsidR="00000000" w:rsidDel="00000000" w:rsidP="00000000" w:rsidRDefault="00000000" w:rsidRPr="00000000" w14:paraId="00000026">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رقم تسجيل الأعمال</w:t>
      </w:r>
    </w:p>
    <w:p w:rsidR="00000000" w:rsidDel="00000000" w:rsidP="00000000" w:rsidRDefault="00000000" w:rsidRPr="00000000" w14:paraId="00000027">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بلد التسجيل</w:t>
      </w:r>
    </w:p>
    <w:p w:rsidR="00000000" w:rsidDel="00000000" w:rsidP="00000000" w:rsidRDefault="00000000" w:rsidRPr="00000000" w14:paraId="00000028">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تاريخ التسجيل</w:t>
      </w:r>
    </w:p>
    <w:p w:rsidR="00000000" w:rsidDel="00000000" w:rsidP="00000000" w:rsidRDefault="00000000" w:rsidRPr="00000000" w14:paraId="00000029">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عنوان العمل المسجل</w:t>
      </w:r>
    </w:p>
    <w:p w:rsidR="00000000" w:rsidDel="00000000" w:rsidP="00000000" w:rsidRDefault="00000000" w:rsidRPr="00000000" w14:paraId="0000002A">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عنوان التشغيل، إن كان مختلفاً</w:t>
      </w:r>
    </w:p>
    <w:p w:rsidR="00000000" w:rsidDel="00000000" w:rsidP="00000000" w:rsidRDefault="00000000" w:rsidRPr="00000000" w14:paraId="0000002B">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رخصة تجارية / وثيقة تسجيل تجاري</w:t>
      </w:r>
    </w:p>
    <w:p w:rsidR="00000000" w:rsidDel="00000000" w:rsidP="00000000" w:rsidRDefault="00000000" w:rsidRPr="00000000" w14:paraId="0000002C">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رقم ضريبة القيمة المضافة/ضريبة السلع والخدمات/ضريبة المبيعات، إن وجد</w:t>
      </w:r>
    </w:p>
    <w:p w:rsidR="00000000" w:rsidDel="00000000" w:rsidP="00000000" w:rsidRDefault="00000000" w:rsidRPr="00000000" w14:paraId="0000002D">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رقم التعريف الضريبي والجهة القضائية المصدرة</w:t>
      </w:r>
    </w:p>
    <w:p w:rsidR="00000000" w:rsidDel="00000000" w:rsidP="00000000" w:rsidRDefault="00000000" w:rsidRPr="00000000" w14:paraId="0000002E">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فئة الصناعة/التاجر</w:t>
      </w:r>
    </w:p>
    <w:p w:rsidR="00000000" w:rsidDel="00000000" w:rsidP="00000000" w:rsidRDefault="00000000" w:rsidRPr="00000000" w14:paraId="0000002F">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فئات المنتجات التي سيتم بيعها</w:t>
      </w:r>
    </w:p>
    <w:p w:rsidR="00000000" w:rsidDel="00000000" w:rsidP="00000000" w:rsidRDefault="00000000" w:rsidRPr="00000000" w14:paraId="00000030">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حجم المبيعات الشهرية المتوقع</w:t>
      </w:r>
    </w:p>
    <w:p w:rsidR="00000000" w:rsidDel="00000000" w:rsidP="00000000" w:rsidRDefault="00000000" w:rsidRPr="00000000" w14:paraId="00000031">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مصدر البضائع: المصنع، الموزع، الإنتاج الخاص، دروبشيبينغ، البائع</w:t>
      </w:r>
    </w:p>
    <w:p w:rsidR="00000000" w:rsidDel="00000000" w:rsidP="00000000" w:rsidRDefault="00000000" w:rsidRPr="00000000" w14:paraId="00000032">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روابط الموقع الإلكتروني، أو وسائل التواصل الاجتماعي، أو المتجر الحالي</w:t>
      </w:r>
    </w:p>
    <w:p w:rsidR="00000000" w:rsidDel="00000000" w:rsidP="00000000" w:rsidRDefault="00000000" w:rsidRPr="00000000" w14:paraId="00000033">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البريد الإلكتروني والهاتف لدعم العملاء</w:t>
      </w:r>
    </w:p>
    <w:p w:rsidR="00000000" w:rsidDel="00000000" w:rsidP="00000000" w:rsidRDefault="00000000" w:rsidRPr="00000000" w14:paraId="00000034">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سياسة الإرجاع/الاسترداد</w:t>
      </w:r>
    </w:p>
    <w:p w:rsidR="00000000" w:rsidDel="00000000" w:rsidP="00000000" w:rsidRDefault="00000000" w:rsidRPr="00000000" w14:paraId="00000035">
      <w:pPr xmlns:w="http://schemas.openxmlformats.org/wordprocessingml/2006/main">
        <w:numPr>
          <w:ilvl w:val="0"/>
          <w:numId w:val="11"/>
        </w:numPr>
        <w:spacing w:after="0" w:afterAutospacing="0" w:before="0" w:beforeAutospacing="0" w:lineRule="auto"/>
        <w:ind w:left="720" w:hanging="360"/>
        <w:bidi/>
      </w:pPr>
      <w:r xmlns:w="http://schemas.openxmlformats.org/wordprocessingml/2006/main" w:rsidDel="00000000" w:rsidR="00000000" w:rsidRPr="00000000">
        <w:rPr>
          <w:rtl w:val="0"/>
        </w:rPr>
        <w:t xml:space="preserve">بلدان منشأ الشحن</w:t>
      </w:r>
    </w:p>
    <w:p w:rsidR="00000000" w:rsidDel="00000000" w:rsidP="00000000" w:rsidRDefault="00000000" w:rsidRPr="00000000" w14:paraId="00000036">
      <w:pPr xmlns:w="http://schemas.openxmlformats.org/wordprocessingml/2006/main">
        <w:numPr>
          <w:ilvl w:val="0"/>
          <w:numId w:val="11"/>
        </w:numPr>
        <w:spacing w:after="240" w:before="0" w:beforeAutospacing="0" w:lineRule="auto"/>
        <w:ind w:left="720" w:hanging="360"/>
        <w:bidi/>
      </w:pPr>
      <w:r xmlns:w="http://schemas.openxmlformats.org/wordprocessingml/2006/main" w:rsidDel="00000000" w:rsidR="00000000" w:rsidRPr="00000000">
        <w:rPr>
          <w:rtl w:val="0"/>
        </w:rPr>
        <w:t xml:space="preserve">عنوان المستودع، إن وجد</w:t>
      </w:r>
    </w:p>
    <w:p w:rsidR="00000000" w:rsidDel="00000000" w:rsidP="00000000" w:rsidRDefault="00000000" w:rsidRPr="00000000" w14:paraId="00000037">
      <w:pPr xmlns:w="http://schemas.openxmlformats.org/wordprocessingml/2006/main">
        <w:spacing w:after="240" w:before="240" w:lineRule="auto"/>
        <w:rPr/>
        <w:bidi/>
      </w:pPr>
      <w:r xmlns:w="http://schemas.openxmlformats.org/wordprocessingml/2006/main" w:rsidDel="00000000" w:rsidR="00000000" w:rsidRPr="00000000">
        <w:rPr>
          <w:rtl w:val="0"/>
        </w:rPr>
        <w:t xml:space="preserve">فيما يخصّ التقارير المتعلقة بالمنصات الإلكترونية في الاتحاد الأوروبي، يُلزم توجيه DAC7 مشغّلي المنصات بجمع معلومات البائعين والتحقق منها، بما في ذلك تفاصيل التعريف الضريبي، وبالنسبة للكيانات، تفاصيل تسجيل الأعمال وضريبة القيمة المضافة عند الاقتضاء. ( </w:t>
      </w:r>
      <w:hyperlink xmlns:w="http://schemas.openxmlformats.org/wordprocessingml/2006/main" xmlns:r="http://schemas.openxmlformats.org/officeDocument/2006/relationships" r:id="rId8">
        <w:r xmlns:w="http://schemas.openxmlformats.org/wordprocessingml/2006/main" w:rsidDel="00000000" w:rsidR="00000000" w:rsidRPr="00000000">
          <w:rPr>
            <w:color w:val="1155cc"/>
            <w:u w:val="single"/>
            <w:rtl w:val="0"/>
          </w:rPr>
          <w:t xml:space="preserve">الاتحاد الضريبي والجماركي </w:t>
        </w:r>
      </w:hyperlink>
      <w:r xmlns:w="http://schemas.openxmlformats.org/wordprocessingml/2006/main" w:rsidDel="00000000" w:rsidR="00000000" w:rsidRPr="00000000">
        <w:rPr>
          <w:rtl w:val="0"/>
        </w:rPr>
        <w:t xml:space="preserve">)</w:t>
      </w:r>
    </w:p>
    <w:p w:rsidR="00000000" w:rsidDel="00000000" w:rsidP="00000000" w:rsidRDefault="00000000" w:rsidRPr="00000000" w14:paraId="00000038">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eh8rm1n827if" w:id="5"/>
      <w:bookmarkEnd xmlns:w="http://schemas.openxmlformats.org/wordprocessingml/2006/main" w:id="5"/>
      <w:r xmlns:w="http://schemas.openxmlformats.org/wordprocessingml/2006/main" w:rsidDel="00000000" w:rsidR="00000000" w:rsidRPr="00000000">
        <w:rPr>
          <w:b w:val="1"/>
          <w:bCs w:val="1"/>
          <w:color w:val="000000"/>
          <w:sz w:val="26"/>
          <w:szCs w:val="26"/>
          <w:rtl w:val="0"/>
        </w:rPr>
        <w:t xml:space="preserve">ج. الملكية والشركاء</w:t>
      </w:r>
    </w:p>
    <w:p w:rsidR="00000000" w:rsidDel="00000000" w:rsidP="00000000" w:rsidRDefault="00000000" w:rsidRPr="00000000" w14:paraId="00000039">
      <w:pPr xmlns:w="http://schemas.openxmlformats.org/wordprocessingml/2006/main">
        <w:spacing w:after="240" w:before="240" w:lineRule="auto"/>
        <w:rPr/>
        <w:bidi/>
      </w:pPr>
      <w:r xmlns:w="http://schemas.openxmlformats.org/wordprocessingml/2006/main" w:rsidDel="00000000" w:rsidR="00000000" w:rsidRPr="00000000">
        <w:rPr>
          <w:rtl w:val="0"/>
        </w:rPr>
        <w:t xml:space="preserve">بالنسبة للشركاء، لا تكتفوا بجمع عناوين البريد الإلكتروني وأرقام الهواتف فقط. اجمعوا أيضاً:</w:t>
      </w:r>
    </w:p>
    <w:p w:rsidR="00000000" w:rsidDel="00000000" w:rsidP="00000000" w:rsidRDefault="00000000" w:rsidRPr="00000000" w14:paraId="0000003A">
      <w:pPr xmlns:w="http://schemas.openxmlformats.org/wordprocessingml/2006/main">
        <w:numPr>
          <w:ilvl w:val="0"/>
          <w:numId w:val="16"/>
        </w:numPr>
        <w:spacing w:after="0" w:afterAutospacing="0" w:before="240" w:lineRule="auto"/>
        <w:ind w:left="720" w:hanging="360"/>
        <w:bidi/>
      </w:pPr>
      <w:r xmlns:w="http://schemas.openxmlformats.org/wordprocessingml/2006/main" w:rsidDel="00000000" w:rsidR="00000000" w:rsidRPr="00000000">
        <w:rPr>
          <w:rtl w:val="0"/>
        </w:rPr>
        <w:t xml:space="preserve">الاسم القانوني للشريك</w:t>
      </w:r>
    </w:p>
    <w:p w:rsidR="00000000" w:rsidDel="00000000" w:rsidP="00000000" w:rsidRDefault="00000000" w:rsidRPr="00000000" w14:paraId="0000003B">
      <w:pPr xmlns:w="http://schemas.openxmlformats.org/wordprocessingml/2006/main">
        <w:numPr>
          <w:ilvl w:val="0"/>
          <w:numId w:val="16"/>
        </w:numPr>
        <w:spacing w:after="0" w:afterAutospacing="0" w:before="0" w:beforeAutospacing="0" w:lineRule="auto"/>
        <w:ind w:left="720" w:hanging="360"/>
        <w:bidi/>
      </w:pPr>
      <w:r xmlns:w="http://schemas.openxmlformats.org/wordprocessingml/2006/main" w:rsidDel="00000000" w:rsidR="00000000" w:rsidRPr="00000000">
        <w:rPr>
          <w:rtl w:val="0"/>
        </w:rPr>
        <w:t xml:space="preserve">نسبة الملكية</w:t>
      </w:r>
    </w:p>
    <w:p w:rsidR="00000000" w:rsidDel="00000000" w:rsidP="00000000" w:rsidRDefault="00000000" w:rsidRPr="00000000" w14:paraId="0000003C">
      <w:pPr xmlns:w="http://schemas.openxmlformats.org/wordprocessingml/2006/main">
        <w:numPr>
          <w:ilvl w:val="0"/>
          <w:numId w:val="16"/>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الدور: مالك، مدير، مسؤول، موقّع معتمد</w:t>
      </w:r>
    </w:p>
    <w:p w:rsidR="00000000" w:rsidDel="00000000" w:rsidP="00000000" w:rsidRDefault="00000000" w:rsidRPr="00000000" w14:paraId="0000003D">
      <w:pPr xmlns:w="http://schemas.openxmlformats.org/wordprocessingml/2006/main">
        <w:numPr>
          <w:ilvl w:val="0"/>
          <w:numId w:val="16"/>
        </w:numPr>
        <w:spacing w:after="0" w:afterAutospacing="0" w:before="0" w:beforeAutospacing="0" w:lineRule="auto"/>
        <w:ind w:left="720" w:hanging="360"/>
        <w:bidi/>
      </w:pPr>
      <w:r xmlns:w="http://schemas.openxmlformats.org/wordprocessingml/2006/main" w:rsidDel="00000000" w:rsidR="00000000" w:rsidRPr="00000000">
        <w:rPr>
          <w:rtl w:val="0"/>
        </w:rPr>
        <w:t xml:space="preserve">سواء كانوا يسيطرون على المتجر أو الشركة.</w:t>
      </w:r>
    </w:p>
    <w:p w:rsidR="00000000" w:rsidDel="00000000" w:rsidP="00000000" w:rsidRDefault="00000000" w:rsidRPr="00000000" w14:paraId="0000003E">
      <w:pPr xmlns:w="http://schemas.openxmlformats.org/wordprocessingml/2006/main">
        <w:numPr>
          <w:ilvl w:val="0"/>
          <w:numId w:val="16"/>
        </w:numPr>
        <w:spacing w:after="0" w:afterAutospacing="0" w:before="0" w:beforeAutospacing="0" w:lineRule="auto"/>
        <w:ind w:left="720" w:hanging="360"/>
        <w:bidi/>
      </w:pPr>
      <w:r xmlns:w="http://schemas.openxmlformats.org/wordprocessingml/2006/main" w:rsidDel="00000000" w:rsidR="00000000" w:rsidRPr="00000000">
        <w:rPr>
          <w:rtl w:val="0"/>
        </w:rPr>
        <w:t xml:space="preserve">بطاقة هوية حكومية للمالكين/المتحكمين الرئيسيين</w:t>
      </w:r>
    </w:p>
    <w:p w:rsidR="00000000" w:rsidDel="00000000" w:rsidP="00000000" w:rsidRDefault="00000000" w:rsidRPr="00000000" w14:paraId="0000003F">
      <w:pPr xmlns:w="http://schemas.openxmlformats.org/wordprocessingml/2006/main">
        <w:numPr>
          <w:ilvl w:val="0"/>
          <w:numId w:val="16"/>
        </w:numPr>
        <w:spacing w:after="0" w:afterAutospacing="0" w:before="0" w:beforeAutospacing="0" w:lineRule="auto"/>
        <w:ind w:left="720" w:hanging="360"/>
        <w:bidi/>
      </w:pPr>
      <w:r xmlns:w="http://schemas.openxmlformats.org/wordprocessingml/2006/main" w:rsidDel="00000000" w:rsidR="00000000" w:rsidRPr="00000000">
        <w:rPr>
          <w:rtl w:val="0"/>
        </w:rPr>
        <w:t xml:space="preserve">إثبات السلطة، مثل خطاب تفويض أو قرار مجلس إدارة أو توكيل رسمي</w:t>
      </w:r>
    </w:p>
    <w:p w:rsidR="00000000" w:rsidDel="00000000" w:rsidP="00000000" w:rsidRDefault="00000000" w:rsidRPr="00000000" w14:paraId="00000040">
      <w:pPr xmlns:w="http://schemas.openxmlformats.org/wordprocessingml/2006/main">
        <w:numPr>
          <w:ilvl w:val="0"/>
          <w:numId w:val="16"/>
        </w:numPr>
        <w:spacing w:after="240" w:before="0" w:beforeAutospacing="0" w:lineRule="auto"/>
        <w:ind w:left="720" w:hanging="360"/>
        <w:bidi/>
      </w:pPr>
      <w:r xmlns:w="http://schemas.openxmlformats.org/wordprocessingml/2006/main" w:rsidDel="00000000" w:rsidR="00000000" w:rsidRPr="00000000">
        <w:rPr>
          <w:rtl w:val="0"/>
        </w:rPr>
        <w:t xml:space="preserve">إقرار العقوبات/الشخصيات السياسية البارزة عند الاقتضاء</w:t>
      </w:r>
    </w:p>
    <w:p w:rsidR="00000000" w:rsidDel="00000000" w:rsidP="00000000" w:rsidRDefault="00000000" w:rsidRPr="00000000" w14:paraId="00000041">
      <w:pPr xmlns:w="http://schemas.openxmlformats.org/wordprocessingml/2006/main">
        <w:spacing w:after="240" w:before="240" w:lineRule="auto"/>
        <w:rPr/>
        <w:bidi/>
      </w:pPr>
      <w:r xmlns:w="http://schemas.openxmlformats.org/wordprocessingml/2006/main" w:rsidDel="00000000" w:rsidR="00000000" w:rsidRPr="00000000">
        <w:rPr>
          <w:rtl w:val="0"/>
        </w:rPr>
        <w:t xml:space="preserve">استخدم عتبة للملكية المستفيدة، عادةً ما تكون </w:t>
      </w:r>
      <w:r xmlns:w="http://schemas.openxmlformats.org/wordprocessingml/2006/main" w:rsidDel="00000000" w:rsidR="00000000" w:rsidRPr="00000000">
        <w:rPr>
          <w:b w:val="1"/>
          <w:bCs w:val="1"/>
          <w:rtl w:val="0"/>
        </w:rPr>
        <w:t xml:space="preserve">25% أو أكثر من الملكية/السيطرة </w:t>
      </w:r>
      <w:r xmlns:w="http://schemas.openxmlformats.org/wordprocessingml/2006/main" w:rsidDel="00000000" w:rsidR="00000000" w:rsidRPr="00000000">
        <w:rPr>
          <w:rtl w:val="0"/>
        </w:rPr>
        <w:t xml:space="preserve">، ولكن اجعلها قابلة للتخصيص حسب البلد ومزود خدمة الدفع. تؤكد إرشادات مجموعة العمل المالي (FATF) على ضرورة توفير معلومات دقيقة ومحدثة عن الملكية المستفيدة للأشخاص الاعتباريين للحد من إساءة استخدام الشركات والهياكل الوهمية. ( </w:t>
      </w:r>
      <w:hyperlink xmlns:w="http://schemas.openxmlformats.org/wordprocessingml/2006/main" xmlns:r="http://schemas.openxmlformats.org/officeDocument/2006/relationships" r:id="rId9">
        <w:r xmlns:w="http://schemas.openxmlformats.org/wordprocessingml/2006/main" w:rsidDel="00000000" w:rsidR="00000000" w:rsidRPr="00000000">
          <w:rPr>
            <w:color w:val="1155cc"/>
            <w:u w:val="single"/>
            <w:rtl w:val="0"/>
          </w:rPr>
          <w:t xml:space="preserve">FATF </w:t>
        </w:r>
      </w:hyperlink>
      <w:r xmlns:w="http://schemas.openxmlformats.org/wordprocessingml/2006/main" w:rsidDel="00000000" w:rsidR="00000000" w:rsidRPr="00000000">
        <w:rPr>
          <w:rtl w:val="0"/>
        </w:rPr>
        <w:t xml:space="preserve">)</w:t>
      </w:r>
    </w:p>
    <w:p w:rsidR="00000000" w:rsidDel="00000000" w:rsidP="00000000" w:rsidRDefault="00000000" w:rsidRPr="00000000" w14:paraId="00000042">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ja50kl17jsv5" w:id="6"/>
      <w:bookmarkEnd xmlns:w="http://schemas.openxmlformats.org/wordprocessingml/2006/main" w:id="6"/>
      <w:r xmlns:w="http://schemas.openxmlformats.org/wordprocessingml/2006/main" w:rsidDel="00000000" w:rsidR="00000000" w:rsidRPr="00000000">
        <w:rPr>
          <w:b w:val="1"/>
          <w:bCs w:val="1"/>
          <w:color w:val="000000"/>
          <w:sz w:val="26"/>
          <w:szCs w:val="26"/>
          <w:rtl w:val="0"/>
        </w:rPr>
        <w:t xml:space="preserve">د. عملية الدفع والتحقق من الحساب البنكي</w:t>
      </w:r>
    </w:p>
    <w:p w:rsidR="00000000" w:rsidDel="00000000" w:rsidP="00000000" w:rsidRDefault="00000000" w:rsidRPr="00000000" w14:paraId="00000043">
      <w:pPr xmlns:w="http://schemas.openxmlformats.org/wordprocessingml/2006/main">
        <w:spacing w:after="240" w:before="240" w:lineRule="auto"/>
        <w:rPr/>
        <w:bidi/>
      </w:pPr>
      <w:r xmlns:w="http://schemas.openxmlformats.org/wordprocessingml/2006/main" w:rsidDel="00000000" w:rsidR="00000000" w:rsidRPr="00000000">
        <w:rPr>
          <w:rtl w:val="0"/>
        </w:rPr>
        <w:t xml:space="preserve">يتم تحصيل المبلغ قبل تفعيل عمليات الدفع:</w:t>
      </w:r>
    </w:p>
    <w:p w:rsidR="00000000" w:rsidDel="00000000" w:rsidP="00000000" w:rsidRDefault="00000000" w:rsidRPr="00000000" w14:paraId="00000044">
      <w:pPr xmlns:w="http://schemas.openxmlformats.org/wordprocessingml/2006/main">
        <w:numPr>
          <w:ilvl w:val="0"/>
          <w:numId w:val="8"/>
        </w:numPr>
        <w:spacing w:after="0" w:afterAutospacing="0" w:before="240" w:lineRule="auto"/>
        <w:ind w:left="720" w:hanging="360"/>
        <w:bidi/>
      </w:pPr>
      <w:r xmlns:w="http://schemas.openxmlformats.org/wordprocessingml/2006/main" w:rsidDel="00000000" w:rsidR="00000000" w:rsidRPr="00000000">
        <w:rPr>
          <w:rtl w:val="0"/>
        </w:rPr>
        <w:t xml:space="preserve">اسم صاحب الحساب المصرفي</w:t>
      </w:r>
    </w:p>
    <w:p w:rsidR="00000000" w:rsidDel="00000000" w:rsidP="00000000" w:rsidRDefault="00000000" w:rsidRPr="00000000" w14:paraId="00000045">
      <w:pPr xmlns:w="http://schemas.openxmlformats.org/wordprocessingml/2006/main">
        <w:numPr>
          <w:ilvl w:val="0"/>
          <w:numId w:val="8"/>
        </w:numPr>
        <w:spacing w:after="0" w:afterAutospacing="0" w:before="0" w:beforeAutospacing="0" w:lineRule="auto"/>
        <w:ind w:left="720" w:hanging="360"/>
        <w:bidi/>
      </w:pPr>
      <w:r xmlns:w="http://schemas.openxmlformats.org/wordprocessingml/2006/main" w:rsidDel="00000000" w:rsidR="00000000" w:rsidRPr="00000000">
        <w:rPr>
          <w:rtl w:val="0"/>
        </w:rPr>
        <w:t xml:space="preserve">رقم الحساب المصرفي الدولي (IBAN)</w:t>
      </w:r>
    </w:p>
    <w:p w:rsidR="00000000" w:rsidDel="00000000" w:rsidP="00000000" w:rsidRDefault="00000000" w:rsidRPr="00000000" w14:paraId="00000046">
      <w:pPr xmlns:w="http://schemas.openxmlformats.org/wordprocessingml/2006/main">
        <w:numPr>
          <w:ilvl w:val="0"/>
          <w:numId w:val="8"/>
        </w:numPr>
        <w:spacing w:after="0" w:afterAutospacing="0" w:before="0" w:beforeAutospacing="0" w:lineRule="auto"/>
        <w:ind w:left="720" w:hanging="360"/>
        <w:bidi/>
      </w:pPr>
      <w:r xmlns:w="http://schemas.openxmlformats.org/wordprocessingml/2006/main" w:rsidDel="00000000" w:rsidR="00000000" w:rsidRPr="00000000">
        <w:rPr>
          <w:rtl w:val="0"/>
        </w:rPr>
        <w:t xml:space="preserve">اسم البنك</w:t>
      </w:r>
    </w:p>
    <w:p w:rsidR="00000000" w:rsidDel="00000000" w:rsidP="00000000" w:rsidRDefault="00000000" w:rsidRPr="00000000" w14:paraId="00000047">
      <w:pPr xmlns:w="http://schemas.openxmlformats.org/wordprocessingml/2006/main">
        <w:numPr>
          <w:ilvl w:val="0"/>
          <w:numId w:val="8"/>
        </w:numPr>
        <w:spacing w:after="0" w:afterAutospacing="0" w:before="0" w:beforeAutospacing="0" w:lineRule="auto"/>
        <w:ind w:left="720" w:hanging="360"/>
        <w:bidi/>
      </w:pPr>
      <w:r xmlns:w="http://schemas.openxmlformats.org/wordprocessingml/2006/main" w:rsidDel="00000000" w:rsidR="00000000" w:rsidRPr="00000000">
        <w:rPr>
          <w:rtl w:val="0"/>
        </w:rPr>
        <w:t xml:space="preserve">بلد البنك</w:t>
      </w:r>
    </w:p>
    <w:p w:rsidR="00000000" w:rsidDel="00000000" w:rsidP="00000000" w:rsidRDefault="00000000" w:rsidRPr="00000000" w14:paraId="00000048">
      <w:pPr xmlns:w="http://schemas.openxmlformats.org/wordprocessingml/2006/main">
        <w:numPr>
          <w:ilvl w:val="0"/>
          <w:numId w:val="8"/>
        </w:numPr>
        <w:spacing w:after="0" w:afterAutospacing="0" w:before="0" w:beforeAutospacing="0" w:lineRule="auto"/>
        <w:ind w:left="720" w:hanging="360"/>
        <w:bidi/>
      </w:pPr>
      <w:r xmlns:w="http://schemas.openxmlformats.org/wordprocessingml/2006/main" w:rsidDel="00000000" w:rsidR="00000000" w:rsidRPr="00000000">
        <w:rPr>
          <w:rtl w:val="0"/>
        </w:rPr>
        <w:t xml:space="preserve">SWIFT/BIC، في حالة المعاملات عبر الحدود</w:t>
      </w:r>
    </w:p>
    <w:p w:rsidR="00000000" w:rsidDel="00000000" w:rsidP="00000000" w:rsidRDefault="00000000" w:rsidRPr="00000000" w14:paraId="00000049">
      <w:pPr xmlns:w="http://schemas.openxmlformats.org/wordprocessingml/2006/main">
        <w:numPr>
          <w:ilvl w:val="0"/>
          <w:numId w:val="8"/>
        </w:numPr>
        <w:spacing w:after="0" w:afterAutospacing="0" w:before="0" w:beforeAutospacing="0" w:lineRule="auto"/>
        <w:ind w:left="720" w:hanging="360"/>
        <w:bidi/>
      </w:pPr>
      <w:r xmlns:w="http://schemas.openxmlformats.org/wordprocessingml/2006/main" w:rsidDel="00000000" w:rsidR="00000000" w:rsidRPr="00000000">
        <w:rPr>
          <w:rtl w:val="0"/>
        </w:rPr>
        <w:t xml:space="preserve">عملة التسوية</w:t>
      </w:r>
    </w:p>
    <w:p w:rsidR="00000000" w:rsidDel="00000000" w:rsidP="00000000" w:rsidRDefault="00000000" w:rsidRPr="00000000" w14:paraId="0000004A">
      <w:pPr xmlns:w="http://schemas.openxmlformats.org/wordprocessingml/2006/main">
        <w:numPr>
          <w:ilvl w:val="0"/>
          <w:numId w:val="8"/>
        </w:numPr>
        <w:spacing w:after="0" w:afterAutospacing="0" w:before="0" w:beforeAutospacing="0" w:lineRule="auto"/>
        <w:ind w:left="720" w:hanging="360"/>
        <w:bidi/>
      </w:pPr>
      <w:r xmlns:w="http://schemas.openxmlformats.org/wordprocessingml/2006/main" w:rsidDel="00000000" w:rsidR="00000000" w:rsidRPr="00000000">
        <w:rPr>
          <w:rtl w:val="0"/>
        </w:rPr>
        <w:t xml:space="preserve">إثبات ملكية الحساب المصرفي: كشف حساب مصرفي، أو شيك ملغي، أو إثبات نظام الخدمات المصرفية المفتوحة</w:t>
      </w:r>
    </w:p>
    <w:p w:rsidR="00000000" w:rsidDel="00000000" w:rsidP="00000000" w:rsidRDefault="00000000" w:rsidRPr="00000000" w14:paraId="0000004B">
      <w:pPr xmlns:w="http://schemas.openxmlformats.org/wordprocessingml/2006/main">
        <w:numPr>
          <w:ilvl w:val="0"/>
          <w:numId w:val="8"/>
        </w:numPr>
        <w:spacing w:after="240" w:before="0" w:beforeAutospacing="0" w:lineRule="auto"/>
        <w:ind w:left="720" w:hanging="360"/>
        <w:bidi/>
      </w:pPr>
      <w:r xmlns:w="http://schemas.openxmlformats.org/wordprocessingml/2006/main" w:rsidDel="00000000" w:rsidR="00000000" w:rsidRPr="00000000">
        <w:rPr>
          <w:rtl w:val="0"/>
        </w:rPr>
        <w:t xml:space="preserve">تأكيد أن مالك الحساب المصرفي هو نفسه البائع أو الشركة أو الممثل المعتمد</w:t>
      </w:r>
    </w:p>
    <w:p w:rsidR="00000000" w:rsidDel="00000000" w:rsidP="00000000" w:rsidRDefault="00000000" w:rsidRPr="00000000" w14:paraId="0000004C">
      <w:pPr xmlns:w="http://schemas.openxmlformats.org/wordprocessingml/2006/main">
        <w:spacing w:after="240" w:before="240" w:lineRule="auto"/>
        <w:rPr/>
        <w:bidi/>
      </w:pPr>
      <w:r xmlns:w="http://schemas.openxmlformats.org/wordprocessingml/2006/main" w:rsidDel="00000000" w:rsidR="00000000" w:rsidRPr="00000000">
        <w:rPr>
          <w:rtl w:val="0"/>
        </w:rPr>
        <w:t xml:space="preserve">تتطلب أنظمة الدفع ومزودو خدمات الدفع في الأسواق الإلكترونية عادةً التحقق من الهوية، والنشاط التجاري، والمخاطر، والمتطلبات التنظيمية، وتختلف هذه المتطلبات باختلاف البلد وإمكانيات الحساب. ( </w:t>
      </w:r>
      <w:hyperlink xmlns:w="http://schemas.openxmlformats.org/wordprocessingml/2006/main" xmlns:r="http://schemas.openxmlformats.org/officeDocument/2006/relationships" r:id="rId10">
        <w:r xmlns:w="http://schemas.openxmlformats.org/wordprocessingml/2006/main" w:rsidDel="00000000" w:rsidR="00000000" w:rsidRPr="00000000">
          <w:rPr>
            <w:color w:val="1155cc"/>
            <w:u w:val="single"/>
            <w:rtl w:val="0"/>
          </w:rPr>
          <w:t xml:space="preserve">وثائق سترايب </w:t>
        </w:r>
      </w:hyperlink>
      <w:r xmlns:w="http://schemas.openxmlformats.org/wordprocessingml/2006/main" w:rsidDel="00000000" w:rsidR="00000000" w:rsidRPr="00000000">
        <w:rPr>
          <w:rtl w:val="0"/>
        </w:rPr>
        <w:t xml:space="preserve">)</w:t>
      </w:r>
    </w:p>
    <w:p w:rsidR="00000000" w:rsidDel="00000000" w:rsidP="00000000" w:rsidRDefault="00000000" w:rsidRPr="00000000" w14:paraId="0000004D">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6uiz9668d1f1" w:id="7"/>
      <w:bookmarkEnd xmlns:w="http://schemas.openxmlformats.org/wordprocessingml/2006/main" w:id="7"/>
      <w:r xmlns:w="http://schemas.openxmlformats.org/wordprocessingml/2006/main" w:rsidDel="00000000" w:rsidR="00000000" w:rsidRPr="00000000">
        <w:rPr>
          <w:b w:val="1"/>
          <w:bCs w:val="1"/>
          <w:color w:val="000000"/>
          <w:sz w:val="26"/>
          <w:szCs w:val="26"/>
          <w:rtl w:val="0"/>
        </w:rPr>
        <w:t xml:space="preserve">هـ. التحقق من المتجر/النطاق</w:t>
      </w:r>
      <w:ins xmlns:w="http://schemas.openxmlformats.org/wordprocessingml/2006/main" w:author="Mohamed Beshir" w:id="0" w:date="2026-04-26T18:46:15Z">
        <w:r w:rsidDel="00000000" w:rsidR="00000000" w:rsidRPr="00000000">
          <w:rPr>
            <w:b w:val="1"/>
            <w:bCs w:val="1"/>
            <w:color w:val="000000"/>
            <w:sz w:val="26"/>
            <w:szCs w:val="26"/>
            <w:rtl w:val="0"/>
          </w:rPr>
          <w:t xml:space="preserve"> (All Optional)</w:t>
        </w:r>
      </w:ins>
    </w:p>
    <w:p w:rsidR="00000000" w:rsidDel="00000000" w:rsidP="00000000" w:rsidRDefault="00000000" w:rsidRPr="00000000" w14:paraId="0000004E">
      <w:pPr xmlns:w="http://schemas.openxmlformats.org/wordprocessingml/2006/main">
        <w:spacing w:after="240" w:before="240" w:lineRule="auto"/>
        <w:rPr/>
        <w:bidi/>
      </w:pPr>
      <w:r xmlns:w="http://schemas.openxmlformats.org/wordprocessingml/2006/main" w:rsidDel="00000000" w:rsidR="00000000" w:rsidRPr="00000000">
        <w:rPr>
          <w:rtl w:val="0"/>
        </w:rPr>
        <w:t xml:space="preserve">أما بالنسبة للمتجر نفسه، فأضف ما يلي:</w:t>
      </w:r>
    </w:p>
    <w:p w:rsidR="00000000" w:rsidDel="00000000" w:rsidP="00000000" w:rsidRDefault="00000000" w:rsidRPr="00000000" w14:paraId="0000004F">
      <w:pPr xmlns:w="http://schemas.openxmlformats.org/wordprocessingml/2006/main">
        <w:numPr>
          <w:ilvl w:val="0"/>
          <w:numId w:val="2"/>
        </w:numPr>
        <w:spacing w:after="0" w:afterAutospacing="0" w:before="240" w:lineRule="auto"/>
        <w:ind w:left="720" w:hanging="360"/>
        <w:bidi/>
      </w:pPr>
      <w:r xmlns:w="http://schemas.openxmlformats.org/wordprocessingml/2006/main" w:rsidDel="00000000" w:rsidR="00000000" w:rsidRPr="00000000">
        <w:rPr>
          <w:rtl w:val="0"/>
        </w:rPr>
        <w:t xml:space="preserve">التحقق من فرادة اسم المتجر</w:t>
      </w:r>
    </w:p>
    <w:p w:rsidR="00000000" w:rsidDel="00000000" w:rsidP="00000000" w:rsidRDefault="00000000" w:rsidRPr="00000000" w14:paraId="00000050">
      <w:pPr xmlns:w="http://schemas.openxmlformats.org/wordprocessingml/2006/main">
        <w:numPr>
          <w:ilvl w:val="0"/>
          <w:numId w:val="2"/>
        </w:numPr>
        <w:spacing w:after="0" w:afterAutospacing="0" w:before="0" w:beforeAutospacing="0" w:lineRule="auto"/>
        <w:ind w:left="720" w:hanging="360"/>
        <w:bidi/>
      </w:pPr>
      <w:r xmlns:w="http://schemas.openxmlformats.org/wordprocessingml/2006/main" w:rsidDel="00000000" w:rsidR="00000000" w:rsidRPr="00000000">
        <w:rPr>
          <w:rtl w:val="0"/>
        </w:rPr>
        <w:t xml:space="preserve">فحص الرخويات المحجوزة/المقيدة</w:t>
      </w:r>
    </w:p>
    <w:p w:rsidR="00000000" w:rsidDel="00000000" w:rsidP="00000000" w:rsidRDefault="00000000" w:rsidRPr="00000000" w14:paraId="00000051">
      <w:pPr xmlns:w="http://schemas.openxmlformats.org/wordprocessingml/2006/main">
        <w:numPr>
          <w:ilvl w:val="0"/>
          <w:numId w:val="2"/>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التحقق من ملكية النطاق عبر سجل DNS TXT</w:t>
      </w:r>
    </w:p>
    <w:p w:rsidR="00000000" w:rsidDel="00000000" w:rsidP="00000000" w:rsidRDefault="00000000" w:rsidRPr="00000000" w14:paraId="00000052">
      <w:pPr xmlns:w="http://schemas.openxmlformats.org/wordprocessingml/2006/main">
        <w:numPr>
          <w:ilvl w:val="0"/>
          <w:numId w:val="2"/>
        </w:numPr>
        <w:spacing w:after="0" w:afterAutospacing="0" w:before="0" w:beforeAutospacing="0" w:lineRule="auto"/>
        <w:ind w:left="720" w:hanging="360"/>
        <w:bidi/>
      </w:pPr>
      <w:r xmlns:w="http://schemas.openxmlformats.org/wordprocessingml/2006/main" w:rsidDel="00000000" w:rsidR="00000000" w:rsidRPr="00000000">
        <w:rPr>
          <w:rtl w:val="0"/>
        </w:rPr>
        <w:t xml:space="preserve">مزود خدمة نظام أسماء النطاقات السابق</w:t>
      </w:r>
    </w:p>
    <w:p w:rsidR="00000000" w:rsidDel="00000000" w:rsidP="00000000" w:rsidRDefault="00000000" w:rsidRPr="00000000" w14:paraId="00000053">
      <w:pPr xmlns:w="http://schemas.openxmlformats.org/wordprocessingml/2006/main">
        <w:numPr>
          <w:ilvl w:val="0"/>
          <w:numId w:val="2"/>
        </w:numPr>
        <w:spacing w:after="0" w:afterAutospacing="0" w:before="0" w:beforeAutospacing="0" w:lineRule="auto"/>
        <w:ind w:left="720" w:hanging="360"/>
        <w:bidi/>
      </w:pPr>
      <w:r xmlns:w="http://schemas.openxmlformats.org/wordprocessingml/2006/main" w:rsidDel="00000000" w:rsidR="00000000" w:rsidRPr="00000000">
        <w:rPr>
          <w:rtl w:val="0"/>
        </w:rPr>
        <w:t xml:space="preserve">ما إذا كان النطاق قد تم استخدامه سابقًا من قبل تاجر آخر</w:t>
      </w:r>
    </w:p>
    <w:p w:rsidR="00000000" w:rsidDel="00000000" w:rsidP="00000000" w:rsidRDefault="00000000" w:rsidRPr="00000000" w14:paraId="00000054">
      <w:pPr xmlns:w="http://schemas.openxmlformats.org/wordprocessingml/2006/main">
        <w:numPr>
          <w:ilvl w:val="0"/>
          <w:numId w:val="2"/>
        </w:numPr>
        <w:spacing w:after="0" w:afterAutospacing="0" w:before="0" w:beforeAutospacing="0" w:lineRule="auto"/>
        <w:ind w:left="720" w:hanging="360"/>
        <w:bidi/>
      </w:pPr>
      <w:r xmlns:w="http://schemas.openxmlformats.org/wordprocessingml/2006/main" w:rsidDel="00000000" w:rsidR="00000000" w:rsidRPr="00000000">
        <w:rPr>
          <w:rtl w:val="0"/>
        </w:rPr>
        <w:t xml:space="preserve">حالة SSL</w:t>
      </w:r>
    </w:p>
    <w:p w:rsidR="00000000" w:rsidDel="00000000" w:rsidP="00000000" w:rsidRDefault="00000000" w:rsidRPr="00000000" w14:paraId="00000055">
      <w:pPr xmlns:w="http://schemas.openxmlformats.org/wordprocessingml/2006/main">
        <w:numPr>
          <w:ilvl w:val="0"/>
          <w:numId w:val="2"/>
        </w:numPr>
        <w:spacing w:after="0" w:afterAutospacing="0" w:before="0" w:beforeAutospacing="0" w:lineRule="auto"/>
        <w:ind w:left="720" w:hanging="360"/>
        <w:bidi/>
      </w:pPr>
      <w:r xmlns:w="http://schemas.openxmlformats.org/wordprocessingml/2006/main" w:rsidDel="00000000" w:rsidR="00000000" w:rsidRPr="00000000">
        <w:rPr>
          <w:rtl w:val="0"/>
        </w:rPr>
        <w:t xml:space="preserve">تأكيد ملكية العلامة التجارية/العلامة التجارية المسجلة إذا كان اسم المتجر يستخدم علامة تجارية محمية</w:t>
      </w:r>
    </w:p>
    <w:p w:rsidR="00000000" w:rsidDel="00000000" w:rsidP="00000000" w:rsidRDefault="00000000" w:rsidRPr="00000000" w14:paraId="00000056">
      <w:pPr xmlns:w="http://schemas.openxmlformats.org/wordprocessingml/2006/main">
        <w:numPr>
          <w:ilvl w:val="0"/>
          <w:numId w:val="2"/>
        </w:numPr>
        <w:spacing w:after="240" w:before="0" w:beforeAutospacing="0" w:lineRule="auto"/>
        <w:ind w:left="720" w:hanging="360"/>
        <w:bidi/>
      </w:pPr>
      <w:r xmlns:w="http://schemas.openxmlformats.org/wordprocessingml/2006/main" w:rsidDel="00000000" w:rsidR="00000000" w:rsidRPr="00000000">
        <w:rPr>
          <w:rtl w:val="0"/>
        </w:rPr>
        <w:t xml:space="preserve">تمت الموافقة على عرض حقول ملف تعريف البائع العام للعملاء</w:t>
      </w:r>
    </w:p>
    <w:p w:rsidR="00000000" w:rsidDel="00000000" w:rsidP="00000000" w:rsidRDefault="00000000" w:rsidRPr="00000000" w14:paraId="00000057">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d7ovz8tl5cp5" w:id="8"/>
      <w:bookmarkEnd xmlns:w="http://schemas.openxmlformats.org/wordprocessingml/2006/main" w:id="8"/>
      <w:r xmlns:w="http://schemas.openxmlformats.org/wordprocessingml/2006/main" w:rsidDel="00000000" w:rsidR="00000000" w:rsidRPr="00000000">
        <w:rPr>
          <w:b w:val="1"/>
          <w:bCs w:val="1"/>
          <w:color w:val="000000"/>
          <w:sz w:val="26"/>
          <w:szCs w:val="26"/>
          <w:rtl w:val="0"/>
        </w:rPr>
        <w:t xml:space="preserve">و- التحقق من فئة المنتج/الفئة القانونية (جميعها اختيارية)</w:t>
      </w:r>
    </w:p>
    <w:p w:rsidR="00000000" w:rsidDel="00000000" w:rsidP="00000000" w:rsidRDefault="00000000" w:rsidRPr="00000000" w14:paraId="00000058">
      <w:pPr xmlns:w="http://schemas.openxmlformats.org/wordprocessingml/2006/main">
        <w:spacing w:after="240" w:before="240" w:lineRule="auto"/>
        <w:rPr/>
        <w:bidi/>
      </w:pPr>
      <w:r xmlns:w="http://schemas.openxmlformats.org/wordprocessingml/2006/main" w:rsidDel="00000000" w:rsidR="00000000" w:rsidRPr="00000000">
        <w:rPr>
          <w:rtl w:val="0"/>
        </w:rPr>
        <w:t xml:space="preserve">بحسب ما يبيعه البائعون، اطلب مستندات إضافية للفئات المحظورة:</w:t>
      </w:r>
    </w:p>
    <w:p w:rsidR="00000000" w:rsidDel="00000000" w:rsidP="00000000" w:rsidRDefault="00000000" w:rsidRPr="00000000" w14:paraId="00000059">
      <w:pPr xmlns:w="http://schemas.openxmlformats.org/wordprocessingml/2006/main">
        <w:numPr>
          <w:ilvl w:val="0"/>
          <w:numId w:val="9"/>
        </w:numPr>
        <w:spacing w:after="0" w:afterAutospacing="0" w:before="240" w:lineRule="auto"/>
        <w:ind w:left="720" w:hanging="360"/>
        <w:bidi/>
      </w:pPr>
      <w:r xmlns:w="http://schemas.openxmlformats.org/wordprocessingml/2006/main" w:rsidDel="00000000" w:rsidR="00000000" w:rsidRPr="00000000">
        <w:rPr>
          <w:rtl w:val="0"/>
        </w:rPr>
        <w:t xml:space="preserve">الغذاء: وثائق التعامل مع الأغذية/الترخيص</w:t>
      </w:r>
    </w:p>
    <w:p w:rsidR="00000000" w:rsidDel="00000000" w:rsidP="00000000" w:rsidRDefault="00000000" w:rsidRPr="00000000" w14:paraId="0000005A">
      <w:pPr xmlns:w="http://schemas.openxmlformats.org/wordprocessingml/2006/main">
        <w:numPr>
          <w:ilvl w:val="0"/>
          <w:numId w:val="9"/>
        </w:numPr>
        <w:spacing w:after="0" w:afterAutospacing="0" w:before="0" w:beforeAutospacing="0" w:lineRule="auto"/>
        <w:ind w:left="720" w:hanging="360"/>
        <w:bidi/>
      </w:pPr>
      <w:r xmlns:w="http://schemas.openxmlformats.org/wordprocessingml/2006/main" w:rsidDel="00000000" w:rsidR="00000000" w:rsidRPr="00000000">
        <w:rPr>
          <w:rtl w:val="0"/>
        </w:rPr>
        <w:t xml:space="preserve">مستحضرات التجميل: شهادات سلامة المنتج/الامتثال</w:t>
      </w:r>
    </w:p>
    <w:p w:rsidR="00000000" w:rsidDel="00000000" w:rsidP="00000000" w:rsidRDefault="00000000" w:rsidRPr="00000000" w14:paraId="0000005B">
      <w:pPr xmlns:w="http://schemas.openxmlformats.org/wordprocessingml/2006/main">
        <w:numPr>
          <w:ilvl w:val="0"/>
          <w:numId w:val="9"/>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الإلكترونيات: شهادات المطابقة</w:t>
      </w:r>
    </w:p>
    <w:p w:rsidR="00000000" w:rsidDel="00000000" w:rsidP="00000000" w:rsidRDefault="00000000" w:rsidRPr="00000000" w14:paraId="0000005C">
      <w:pPr xmlns:w="http://schemas.openxmlformats.org/wordprocessingml/2006/main">
        <w:numPr>
          <w:ilvl w:val="0"/>
          <w:numId w:val="9"/>
        </w:numPr>
        <w:spacing w:after="0" w:afterAutospacing="0" w:before="0" w:beforeAutospacing="0" w:lineRule="auto"/>
        <w:ind w:left="720" w:hanging="360"/>
        <w:bidi/>
      </w:pPr>
      <w:r xmlns:w="http://schemas.openxmlformats.org/wordprocessingml/2006/main" w:rsidDel="00000000" w:rsidR="00000000" w:rsidRPr="00000000">
        <w:rPr>
          <w:rtl w:val="0"/>
        </w:rPr>
        <w:t xml:space="preserve">المنتجات الطبية: الموافقة التنظيمية</w:t>
      </w:r>
    </w:p>
    <w:p w:rsidR="00000000" w:rsidDel="00000000" w:rsidP="00000000" w:rsidRDefault="00000000" w:rsidRPr="00000000" w14:paraId="0000005D">
      <w:pPr xmlns:w="http://schemas.openxmlformats.org/wordprocessingml/2006/main">
        <w:numPr>
          <w:ilvl w:val="0"/>
          <w:numId w:val="9"/>
        </w:numPr>
        <w:spacing w:after="0" w:afterAutospacing="0" w:before="0" w:beforeAutospacing="0" w:lineRule="auto"/>
        <w:ind w:left="720" w:hanging="360"/>
        <w:bidi/>
      </w:pPr>
      <w:r xmlns:w="http://schemas.openxmlformats.org/wordprocessingml/2006/main" w:rsidDel="00000000" w:rsidR="00000000" w:rsidRPr="00000000">
        <w:rPr>
          <w:rtl w:val="0"/>
        </w:rPr>
        <w:t xml:space="preserve">منتجات الأطفال: شهادات السلامة</w:t>
      </w:r>
    </w:p>
    <w:p w:rsidR="00000000" w:rsidDel="00000000" w:rsidP="00000000" w:rsidRDefault="00000000" w:rsidRPr="00000000" w14:paraId="0000005E">
      <w:pPr xmlns:w="http://schemas.openxmlformats.org/wordprocessingml/2006/main">
        <w:numPr>
          <w:ilvl w:val="0"/>
          <w:numId w:val="9"/>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السلع ذات العلامات التجارية: تفويض الموزع أو الفواتير</w:t>
      </w:r>
    </w:p>
    <w:p w:rsidR="00000000" w:rsidDel="00000000" w:rsidP="00000000" w:rsidRDefault="00000000" w:rsidRPr="00000000" w14:paraId="0000005F">
      <w:pPr xmlns:w="http://schemas.openxmlformats.org/wordprocessingml/2006/main">
        <w:numPr>
          <w:ilvl w:val="0"/>
          <w:numId w:val="9"/>
        </w:numPr>
        <w:spacing w:after="240" w:before="0" w:beforeAutospacing="0" w:lineRule="auto"/>
        <w:ind w:left="720" w:hanging="360"/>
        <w:bidi/>
      </w:pPr>
      <w:r xmlns:w="http://schemas.openxmlformats.org/wordprocessingml/2006/main" w:rsidDel="00000000" w:rsidR="00000000" w:rsidRPr="00000000">
        <w:rPr>
          <w:rtl w:val="0"/>
        </w:rPr>
        <w:t xml:space="preserve">السلع الرقمية: إثبات الملكية/الترخيص</w:t>
      </w:r>
    </w:p>
    <w:p w:rsidR="00000000" w:rsidDel="00000000" w:rsidP="00000000" w:rsidRDefault="00000000" w:rsidRPr="00000000" w14:paraId="00000060">
      <w:pPr xmlns:w="http://schemas.openxmlformats.org/wordprocessingml/2006/main">
        <w:spacing w:after="240" w:before="240" w:lineRule="auto"/>
        <w:rPr/>
        <w:bidi/>
      </w:pPr>
      <w:r xmlns:w="http://schemas.openxmlformats.org/wordprocessingml/2006/main" w:rsidDel="00000000" w:rsidR="00000000" w:rsidRPr="00000000">
        <w:rPr>
          <w:rtl w:val="0"/>
        </w:rPr>
        <w:t xml:space="preserve">قم أيضًا بجمع شهادات البائع:</w:t>
      </w:r>
    </w:p>
    <w:p w:rsidR="00000000" w:rsidDel="00000000" w:rsidP="00000000" w:rsidRDefault="00000000" w:rsidRPr="00000000" w14:paraId="00000061">
      <w:pPr xmlns:w="http://schemas.openxmlformats.org/wordprocessingml/2006/main">
        <w:numPr>
          <w:ilvl w:val="0"/>
          <w:numId w:val="7"/>
        </w:numPr>
        <w:spacing w:after="0" w:afterAutospacing="0" w:before="240" w:lineRule="auto"/>
        <w:ind w:left="720" w:hanging="360"/>
        <w:bidi/>
      </w:pPr>
      <w:r xmlns:w="http://schemas.openxmlformats.org/wordprocessingml/2006/main" w:rsidDel="00000000" w:rsidR="00000000" w:rsidRPr="00000000">
        <w:rPr>
          <w:rtl w:val="0"/>
        </w:rPr>
        <w:t xml:space="preserve">ممنوع بيع البضائع المقلدة</w:t>
      </w:r>
    </w:p>
    <w:p w:rsidR="00000000" w:rsidDel="00000000" w:rsidP="00000000" w:rsidRDefault="00000000" w:rsidRPr="00000000" w14:paraId="00000062">
      <w:pPr xmlns:w="http://schemas.openxmlformats.org/wordprocessingml/2006/main">
        <w:numPr>
          <w:ilvl w:val="0"/>
          <w:numId w:val="7"/>
        </w:numPr>
        <w:spacing w:after="0" w:afterAutospacing="0" w:before="0" w:beforeAutospacing="0" w:lineRule="auto"/>
        <w:ind w:left="720" w:hanging="360"/>
        <w:bidi/>
      </w:pPr>
      <w:r xmlns:w="http://schemas.openxmlformats.org/wordprocessingml/2006/main" w:rsidDel="00000000" w:rsidR="00000000" w:rsidRPr="00000000">
        <w:rPr>
          <w:rtl w:val="0"/>
        </w:rPr>
        <w:t xml:space="preserve">لا توجد منتجات محظورة</w:t>
      </w:r>
    </w:p>
    <w:p w:rsidR="00000000" w:rsidDel="00000000" w:rsidP="00000000" w:rsidRDefault="00000000" w:rsidRPr="00000000" w14:paraId="00000063">
      <w:pPr xmlns:w="http://schemas.openxmlformats.org/wordprocessingml/2006/main">
        <w:numPr>
          <w:ilvl w:val="0"/>
          <w:numId w:val="7"/>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الامتثال لقوانين حماية المستهلك</w:t>
      </w:r>
    </w:p>
    <w:p w:rsidR="00000000" w:rsidDel="00000000" w:rsidP="00000000" w:rsidRDefault="00000000" w:rsidRPr="00000000" w14:paraId="00000064">
      <w:pPr xmlns:w="http://schemas.openxmlformats.org/wordprocessingml/2006/main">
        <w:numPr>
          <w:ilvl w:val="0"/>
          <w:numId w:val="7"/>
        </w:numPr>
        <w:spacing w:after="0" w:afterAutospacing="0" w:before="0" w:beforeAutospacing="0" w:lineRule="auto"/>
        <w:ind w:left="720" w:hanging="360"/>
        <w:bidi/>
      </w:pPr>
      <w:r xmlns:w="http://schemas.openxmlformats.org/wordprocessingml/2006/main" w:rsidDel="00000000" w:rsidR="00000000" w:rsidRPr="00000000">
        <w:rPr>
          <w:rtl w:val="0"/>
        </w:rPr>
        <w:t xml:space="preserve">حق بيع المنتجات المدرجة</w:t>
      </w:r>
    </w:p>
    <w:p w:rsidR="00000000" w:rsidDel="00000000" w:rsidP="00000000" w:rsidRDefault="00000000" w:rsidRPr="00000000" w14:paraId="00000065">
      <w:pPr xmlns:w="http://schemas.openxmlformats.org/wordprocessingml/2006/main">
        <w:numPr>
          <w:ilvl w:val="0"/>
          <w:numId w:val="7"/>
        </w:numPr>
        <w:spacing w:after="0" w:afterAutospacing="0" w:before="0" w:beforeAutospacing="0" w:lineRule="auto"/>
        <w:ind w:left="720" w:hanging="360"/>
        <w:bidi/>
      </w:pPr>
      <w:r xmlns:w="http://schemas.openxmlformats.org/wordprocessingml/2006/main" w:rsidDel="00000000" w:rsidR="00000000" w:rsidRPr="00000000">
        <w:rPr>
          <w:rtl w:val="0"/>
        </w:rPr>
        <w:t xml:space="preserve">معلومات ضريبية وتجارية دقيقة</w:t>
      </w:r>
    </w:p>
    <w:p w:rsidR="00000000" w:rsidDel="00000000" w:rsidP="00000000" w:rsidRDefault="00000000" w:rsidRPr="00000000" w14:paraId="00000066">
      <w:pPr xmlns:w="http://schemas.openxmlformats.org/wordprocessingml/2006/main">
        <w:numPr>
          <w:ilvl w:val="0"/>
          <w:numId w:val="7"/>
        </w:numPr>
        <w:spacing w:after="240" w:before="0" w:beforeAutospacing="0" w:lineRule="auto"/>
        <w:ind w:left="720" w:hanging="360"/>
        <w:bidi/>
      </w:pPr>
      <w:r xmlns:w="http://schemas.openxmlformats.org/wordprocessingml/2006/main" w:rsidDel="00000000" w:rsidR="00000000" w:rsidRPr="00000000">
        <w:rPr>
          <w:rtl w:val="0"/>
        </w:rPr>
        <w:t xml:space="preserve">الموافقة على شروط السوق</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u0zp33sabp9i" w:id="9"/>
      <w:bookmarkEnd xmlns:w="http://schemas.openxmlformats.org/wordprocessingml/2006/main" w:id="9"/>
      <w:r xmlns:w="http://schemas.openxmlformats.org/wordprocessingml/2006/main" w:rsidDel="00000000" w:rsidR="00000000" w:rsidRPr="00000000">
        <w:rPr>
          <w:b w:val="1"/>
          <w:bCs w:val="1"/>
          <w:sz w:val="34"/>
          <w:szCs w:val="34"/>
          <w:rtl w:val="0"/>
        </w:rPr>
        <w:t xml:space="preserve">3. سير العمل الموصى به للتحقق</w:t>
      </w:r>
    </w:p>
    <w:p w:rsidR="00000000" w:rsidDel="00000000" w:rsidP="00000000" w:rsidRDefault="00000000" w:rsidRPr="00000000" w14:paraId="00000069">
      <w:pPr xmlns:w="http://schemas.openxmlformats.org/wordprocessingml/2006/main">
        <w:spacing w:after="240" w:before="240" w:lineRule="auto"/>
        <w:rPr/>
        <w:bidi/>
      </w:pPr>
      <w:r xmlns:w="http://schemas.openxmlformats.org/wordprocessingml/2006/main" w:rsidDel="00000000" w:rsidR="00000000" w:rsidRPr="00000000">
        <w:rPr>
          <w:rtl w:val="0"/>
        </w:rPr>
        <w:t xml:space="preserve">استخدم نموذجًا مُرحليًا:</w:t>
      </w:r>
    </w:p>
    <w:p w:rsidR="00000000" w:rsidDel="00000000" w:rsidP="00000000" w:rsidRDefault="00000000" w:rsidRPr="00000000" w14:paraId="0000006A">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r0wfetqjkvmd" w:id="10"/>
      <w:bookmarkEnd xmlns:w="http://schemas.openxmlformats.org/wordprocessingml/2006/main" w:id="10"/>
      <w:r xmlns:w="http://schemas.openxmlformats.org/wordprocessingml/2006/main" w:rsidDel="00000000" w:rsidR="00000000" w:rsidRPr="00000000">
        <w:rPr>
          <w:b w:val="1"/>
          <w:bCs w:val="1"/>
          <w:color w:val="000000"/>
          <w:sz w:val="26"/>
          <w:szCs w:val="26"/>
          <w:rtl w:val="0"/>
        </w:rPr>
        <w:t xml:space="preserve">المرحلة 1 - إنشاء الحساب</w:t>
      </w:r>
    </w:p>
    <w:p w:rsidR="00000000" w:rsidDel="00000000" w:rsidP="00000000" w:rsidRDefault="00000000" w:rsidRPr="00000000" w14:paraId="0000006B">
      <w:pPr xmlns:w="http://schemas.openxmlformats.org/wordprocessingml/2006/main">
        <w:spacing w:after="240" w:before="240" w:lineRule="auto"/>
        <w:rPr/>
        <w:bidi/>
      </w:pPr>
      <w:r xmlns:w="http://schemas.openxmlformats.org/wordprocessingml/2006/main" w:rsidDel="00000000" w:rsidR="00000000" w:rsidRPr="00000000">
        <w:rPr>
          <w:rtl w:val="0"/>
        </w:rPr>
        <w:t xml:space="preserve">يؤكد:</w:t>
      </w:r>
    </w:p>
    <w:p w:rsidR="00000000" w:rsidDel="00000000" w:rsidP="00000000" w:rsidRDefault="00000000" w:rsidRPr="00000000" w14:paraId="0000006C">
      <w:pPr xmlns:w="http://schemas.openxmlformats.org/wordprocessingml/2006/main">
        <w:numPr>
          <w:ilvl w:val="0"/>
          <w:numId w:val="1"/>
        </w:numPr>
        <w:spacing w:after="0" w:afterAutospacing="0" w:before="240" w:lineRule="auto"/>
        <w:ind w:left="720" w:hanging="360"/>
        <w:bidi/>
      </w:pPr>
      <w:r xmlns:w="http://schemas.openxmlformats.org/wordprocessingml/2006/main" w:rsidDel="00000000" w:rsidR="00000000" w:rsidRPr="00000000">
        <w:rPr>
          <w:rtl w:val="0"/>
        </w:rPr>
        <w:t xml:space="preserve">رمز التحقق عبر البريد الإلكتروني</w:t>
      </w:r>
    </w:p>
    <w:p w:rsidR="00000000" w:rsidDel="00000000" w:rsidP="00000000" w:rsidRDefault="00000000" w:rsidRPr="00000000" w14:paraId="0000006D">
      <w:pPr xmlns:w="http://schemas.openxmlformats.org/wordprocessingml/2006/main">
        <w:numPr>
          <w:ilvl w:val="0"/>
          <w:numId w:val="1"/>
        </w:numPr>
        <w:spacing w:after="0" w:afterAutospacing="0" w:before="0" w:beforeAutospacing="0" w:lineRule="auto"/>
        <w:ind w:left="720" w:hanging="360"/>
        <w:bidi/>
      </w:pPr>
      <w:r xmlns:w="http://schemas.openxmlformats.org/wordprocessingml/2006/main" w:rsidDel="00000000" w:rsidR="00000000" w:rsidRPr="00000000">
        <w:rPr>
          <w:rtl w:val="0"/>
        </w:rPr>
        <w:t xml:space="preserve">رمز التحقق عبر الهاتف</w:t>
      </w:r>
    </w:p>
    <w:p w:rsidR="00000000" w:rsidDel="00000000" w:rsidP="00000000" w:rsidRDefault="00000000" w:rsidRPr="00000000" w14:paraId="0000006E">
      <w:pPr xmlns:w="http://schemas.openxmlformats.org/wordprocessingml/2006/main">
        <w:numPr>
          <w:ilvl w:val="0"/>
          <w:numId w:val="1"/>
        </w:numPr>
        <w:spacing w:after="0" w:afterAutospacing="0" w:before="0" w:beforeAutospacing="0" w:lineRule="auto"/>
        <w:ind w:left="720" w:hanging="360"/>
        <w:bidi/>
      </w:pPr>
      <w:r xmlns:w="http://schemas.openxmlformats.org/wordprocessingml/2006/main" w:rsidDel="00000000" w:rsidR="00000000" w:rsidRPr="00000000">
        <w:rPr>
          <w:rtl w:val="0"/>
        </w:rPr>
        <w:t xml:space="preserve">إعداد كلمة المرور/المصادقة متعددة العوامل</w:t>
      </w:r>
    </w:p>
    <w:p w:rsidR="00000000" w:rsidDel="00000000" w:rsidP="00000000" w:rsidRDefault="00000000" w:rsidRPr="00000000" w14:paraId="0000006F">
      <w:pPr xmlns:w="http://schemas.openxmlformats.org/wordprocessingml/2006/main">
        <w:numPr>
          <w:ilvl w:val="0"/>
          <w:numId w:val="1"/>
        </w:numPr>
        <w:spacing w:after="0" w:afterAutospacing="0" w:before="0" w:beforeAutospacing="0" w:lineRule="auto"/>
        <w:ind w:left="720" w:hanging="360"/>
        <w:bidi/>
      </w:pPr>
      <w:r xmlns:w="http://schemas.openxmlformats.org/wordprocessingml/2006/main" w:rsidDel="00000000" w:rsidR="00000000" w:rsidRPr="00000000">
        <w:rPr>
          <w:rtl w:val="0"/>
        </w:rPr>
        <w:t xml:space="preserve">درجة مخاطر الجهاز/عنوان IP</w:t>
      </w:r>
    </w:p>
    <w:p w:rsidR="00000000" w:rsidDel="00000000" w:rsidP="00000000" w:rsidRDefault="00000000" w:rsidRPr="00000000" w14:paraId="00000070">
      <w:pPr xmlns:w="http://schemas.openxmlformats.org/wordprocessingml/2006/main">
        <w:numPr>
          <w:ilvl w:val="0"/>
          <w:numId w:val="1"/>
        </w:numPr>
        <w:spacing w:after="240" w:before="0" w:beforeAutospacing="0" w:lineRule="auto"/>
        <w:ind w:left="720" w:hanging="360"/>
        <w:bidi/>
      </w:pPr>
      <w:r xmlns:w="http://schemas.openxmlformats.org/wordprocessingml/2006/main" w:rsidDel="00000000" w:rsidR="00000000" w:rsidRPr="00000000">
        <w:rPr>
          <w:rtl w:val="0"/>
        </w:rPr>
        <w:t xml:space="preserve">عمليات التحقق الأساسية من الاحتيال</w:t>
      </w:r>
    </w:p>
    <w:p w:rsidR="00000000" w:rsidDel="00000000" w:rsidP="00000000" w:rsidRDefault="00000000" w:rsidRPr="00000000" w14:paraId="00000071">
      <w:pPr xmlns:w="http://schemas.openxmlformats.org/wordprocessingml/2006/main">
        <w:spacing w:after="240" w:before="240" w:lineRule="auto"/>
        <w:rPr>
          <w:rFonts w:ascii="Roboto Mono" w:cs="Roboto Mono" w:eastAsia="Roboto Mono" w:hAnsi="Roboto Mono"/>
          <w:color w:val="188038"/>
        </w:rPr>
        <w:bidi/>
      </w:pPr>
      <w:r xmlns:w="http://schemas.openxmlformats.org/wordprocessingml/2006/main" w:rsidDel="00000000" w:rsidR="00000000" w:rsidRPr="00000000">
        <w:rPr>
          <w:rtl w:val="0"/>
        </w:rPr>
        <w:t xml:space="preserve">الحالة: </w:t>
      </w:r>
      <w:r xmlns:w="http://schemas.openxmlformats.org/wordprocessingml/2006/main" w:rsidDel="00000000" w:rsidR="00000000" w:rsidRPr="00000000">
        <w:rPr>
          <w:rFonts w:ascii="Roboto Mono" w:cs="Roboto Mono" w:eastAsia="Roboto Mono" w:hAnsi="Roboto Mono"/>
          <w:color w:val="188038"/>
          <w:rtl w:val="0"/>
        </w:rPr>
        <w:t xml:space="preserve">تم الإنشاء بواسطة المستخدم</w:t>
      </w:r>
    </w:p>
    <w:p w:rsidR="00000000" w:rsidDel="00000000" w:rsidP="00000000" w:rsidRDefault="00000000" w:rsidRPr="00000000" w14:paraId="00000072">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dqnac6wozeuc" w:id="11"/>
      <w:bookmarkEnd xmlns:w="http://schemas.openxmlformats.org/wordprocessingml/2006/main" w:id="11"/>
      <w:r xmlns:w="http://schemas.openxmlformats.org/wordprocessingml/2006/main" w:rsidDel="00000000" w:rsidR="00000000" w:rsidRPr="00000000">
        <w:rPr>
          <w:b w:val="1"/>
          <w:bCs w:val="1"/>
          <w:color w:val="000000"/>
          <w:sz w:val="26"/>
          <w:szCs w:val="26"/>
          <w:rtl w:val="0"/>
        </w:rPr>
        <w:t xml:space="preserve">المرحلة الثانية - نبذة عن المورد</w:t>
      </w:r>
    </w:p>
    <w:p w:rsidR="00000000" w:rsidDel="00000000" w:rsidP="00000000" w:rsidRDefault="00000000" w:rsidRPr="00000000" w14:paraId="00000073">
      <w:pPr xmlns:w="http://schemas.openxmlformats.org/wordprocessingml/2006/main">
        <w:spacing w:after="240" w:before="240" w:lineRule="auto"/>
        <w:rPr/>
        <w:bidi/>
      </w:pPr>
      <w:r xmlns:w="http://schemas.openxmlformats.org/wordprocessingml/2006/main" w:rsidDel="00000000" w:rsidR="00000000" w:rsidRPr="00000000">
        <w:rPr>
          <w:rtl w:val="0"/>
        </w:rPr>
        <w:t xml:space="preserve">يؤكد:</w:t>
      </w:r>
    </w:p>
    <w:p w:rsidR="00000000" w:rsidDel="00000000" w:rsidP="00000000" w:rsidRDefault="00000000" w:rsidRPr="00000000" w14:paraId="00000074">
      <w:pPr xmlns:w="http://schemas.openxmlformats.org/wordprocessingml/2006/main">
        <w:numPr>
          <w:ilvl w:val="0"/>
          <w:numId w:val="6"/>
        </w:numPr>
        <w:spacing w:after="0" w:afterAutospacing="0" w:before="240" w:lineRule="auto"/>
        <w:ind w:left="720" w:hanging="360"/>
        <w:bidi/>
      </w:pPr>
      <w:r xmlns:w="http://schemas.openxmlformats.org/wordprocessingml/2006/main" w:rsidDel="00000000" w:rsidR="00000000" w:rsidRPr="00000000">
        <w:rPr>
          <w:rtl w:val="0"/>
        </w:rPr>
        <w:t xml:space="preserve">الاسم القانوني</w:t>
      </w:r>
    </w:p>
    <w:p w:rsidR="00000000" w:rsidDel="00000000" w:rsidP="00000000" w:rsidRDefault="00000000" w:rsidRPr="00000000" w14:paraId="00000075">
      <w:pPr xmlns:w="http://schemas.openxmlformats.org/wordprocessingml/2006/main">
        <w:numPr>
          <w:ilvl w:val="0"/>
          <w:numId w:val="6"/>
        </w:numPr>
        <w:spacing w:after="0" w:afterAutospacing="0" w:before="0" w:beforeAutospacing="0" w:lineRule="auto"/>
        <w:ind w:left="720" w:hanging="360"/>
        <w:bidi/>
      </w:pPr>
      <w:r xmlns:w="http://schemas.openxmlformats.org/wordprocessingml/2006/main" w:rsidDel="00000000" w:rsidR="00000000" w:rsidRPr="00000000">
        <w:rPr>
          <w:rtl w:val="0"/>
        </w:rPr>
        <w:t xml:space="preserve">تنسيق العنوان</w:t>
      </w:r>
    </w:p>
    <w:p w:rsidR="00000000" w:rsidDel="00000000" w:rsidP="00000000" w:rsidRDefault="00000000" w:rsidRPr="00000000" w14:paraId="00000076">
      <w:pPr xmlns:w="http://schemas.openxmlformats.org/wordprocessingml/2006/main">
        <w:numPr>
          <w:ilvl w:val="0"/>
          <w:numId w:val="6"/>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التوافق بين البلد والعملة</w:t>
      </w:r>
    </w:p>
    <w:p w:rsidR="00000000" w:rsidDel="00000000" w:rsidP="00000000" w:rsidRDefault="00000000" w:rsidRPr="00000000" w14:paraId="00000077">
      <w:pPr xmlns:w="http://schemas.openxmlformats.org/wordprocessingml/2006/main">
        <w:numPr>
          <w:ilvl w:val="0"/>
          <w:numId w:val="6"/>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الإقامة الضريبية</w:t>
      </w:r>
    </w:p>
    <w:p w:rsidR="00000000" w:rsidDel="00000000" w:rsidP="00000000" w:rsidRDefault="00000000" w:rsidRPr="00000000" w14:paraId="00000078">
      <w:pPr xmlns:w="http://schemas.openxmlformats.org/wordprocessingml/2006/main">
        <w:numPr>
          <w:ilvl w:val="0"/>
          <w:numId w:val="6"/>
        </w:numPr>
        <w:spacing w:after="240" w:before="0" w:beforeAutospacing="0" w:lineRule="auto"/>
        <w:ind w:left="720" w:hanging="360"/>
        <w:bidi/>
      </w:pPr>
      <w:r xmlns:w="http://schemas.openxmlformats.org/wordprocessingml/2006/main" w:rsidDel="00000000" w:rsidR="00000000" w:rsidRPr="00000000">
        <w:rPr>
          <w:rtl w:val="0"/>
        </w:rPr>
        <w:t xml:space="preserve">نوع البائع</w:t>
      </w:r>
    </w:p>
    <w:p w:rsidR="00000000" w:rsidDel="00000000" w:rsidP="00000000" w:rsidRDefault="00000000" w:rsidRPr="00000000" w14:paraId="00000079">
      <w:pPr xmlns:w="http://schemas.openxmlformats.org/wordprocessingml/2006/main">
        <w:spacing w:after="240" w:before="240" w:lineRule="auto"/>
        <w:rPr>
          <w:rFonts w:ascii="Roboto Mono" w:cs="Roboto Mono" w:eastAsia="Roboto Mono" w:hAnsi="Roboto Mono"/>
          <w:color w:val="188038"/>
        </w:rPr>
        <w:bidi/>
      </w:pPr>
      <w:r xmlns:w="http://schemas.openxmlformats.org/wordprocessingml/2006/main" w:rsidDel="00000000" w:rsidR="00000000" w:rsidRPr="00000000">
        <w:rPr>
          <w:rtl w:val="0"/>
        </w:rPr>
        <w:t xml:space="preserve">الحالة: </w:t>
      </w:r>
      <w:r xmlns:w="http://schemas.openxmlformats.org/wordprocessingml/2006/main" w:rsidDel="00000000" w:rsidR="00000000" w:rsidRPr="00000000">
        <w:rPr>
          <w:rFonts w:ascii="Roboto Mono" w:cs="Roboto Mono" w:eastAsia="Roboto Mono" w:hAnsi="Roboto Mono"/>
          <w:color w:val="188038"/>
          <w:rtl w:val="0"/>
        </w:rPr>
        <w:t xml:space="preserve">ملف تعريف البائع قيد الانتظار</w:t>
      </w:r>
    </w:p>
    <w:p w:rsidR="00000000" w:rsidDel="00000000" w:rsidP="00000000" w:rsidRDefault="00000000" w:rsidRPr="00000000" w14:paraId="0000007A">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y1pjwonjg58j" w:id="12"/>
      <w:bookmarkEnd xmlns:w="http://schemas.openxmlformats.org/wordprocessingml/2006/main" w:id="12"/>
      <w:r xmlns:w="http://schemas.openxmlformats.org/wordprocessingml/2006/main" w:rsidDel="00000000" w:rsidR="00000000" w:rsidRPr="00000000">
        <w:rPr>
          <w:b w:val="1"/>
          <w:bCs w:val="1"/>
          <w:color w:val="000000"/>
          <w:sz w:val="26"/>
          <w:szCs w:val="26"/>
          <w:rtl w:val="0"/>
        </w:rPr>
        <w:t xml:space="preserve">المرحلة 3 - التحقق من الهوية</w:t>
      </w:r>
    </w:p>
    <w:p w:rsidR="00000000" w:rsidDel="00000000" w:rsidP="00000000" w:rsidRDefault="00000000" w:rsidRPr="00000000" w14:paraId="0000007B">
      <w:pPr xmlns:w="http://schemas.openxmlformats.org/wordprocessingml/2006/main">
        <w:spacing w:after="240" w:before="240" w:lineRule="auto"/>
        <w:rPr/>
        <w:bidi/>
      </w:pPr>
      <w:r xmlns:w="http://schemas.openxmlformats.org/wordprocessingml/2006/main" w:rsidDel="00000000" w:rsidR="00000000" w:rsidRPr="00000000">
        <w:rPr>
          <w:rtl w:val="0"/>
        </w:rPr>
        <w:t xml:space="preserve">يؤكد:</w:t>
      </w:r>
    </w:p>
    <w:p w:rsidR="00000000" w:rsidDel="00000000" w:rsidP="00000000" w:rsidRDefault="00000000" w:rsidRPr="00000000" w14:paraId="0000007C">
      <w:pPr xmlns:w="http://schemas.openxmlformats.org/wordprocessingml/2006/main">
        <w:numPr>
          <w:ilvl w:val="0"/>
          <w:numId w:val="3"/>
        </w:numPr>
        <w:spacing w:after="0" w:afterAutospacing="0" w:before="240" w:lineRule="auto"/>
        <w:ind w:left="720" w:hanging="360"/>
        <w:bidi/>
      </w:pPr>
      <w:r xmlns:w="http://schemas.openxmlformats.org/wordprocessingml/2006/main" w:rsidDel="00000000" w:rsidR="00000000" w:rsidRPr="00000000">
        <w:rPr>
          <w:rtl w:val="0"/>
        </w:rPr>
        <w:t xml:space="preserve">صحة الوثيقة</w:t>
      </w:r>
    </w:p>
    <w:p w:rsidR="00000000" w:rsidDel="00000000" w:rsidP="00000000" w:rsidRDefault="00000000" w:rsidRPr="00000000" w14:paraId="0000007D">
      <w:pPr xmlns:w="http://schemas.openxmlformats.org/wordprocessingml/2006/main">
        <w:numPr>
          <w:ilvl w:val="0"/>
          <w:numId w:val="3"/>
        </w:numPr>
        <w:spacing w:after="0" w:afterAutospacing="0" w:before="0" w:beforeAutospacing="0" w:lineRule="auto"/>
        <w:ind w:left="720" w:hanging="360"/>
        <w:bidi/>
      </w:pPr>
      <w:r xmlns:w="http://schemas.openxmlformats.org/wordprocessingml/2006/main" w:rsidDel="00000000" w:rsidR="00000000" w:rsidRPr="00000000">
        <w:rPr>
          <w:rtl w:val="0"/>
        </w:rPr>
        <w:t xml:space="preserve">صورة سيلفي/حيوية</w:t>
      </w:r>
    </w:p>
    <w:p w:rsidR="00000000" w:rsidDel="00000000" w:rsidP="00000000" w:rsidRDefault="00000000" w:rsidRPr="00000000" w14:paraId="0000007E">
      <w:pPr xmlns:w="http://schemas.openxmlformats.org/wordprocessingml/2006/main">
        <w:numPr>
          <w:ilvl w:val="0"/>
          <w:numId w:val="3"/>
        </w:numPr>
        <w:spacing w:after="0" w:afterAutospacing="0" w:before="0" w:beforeAutospacing="0" w:lineRule="auto"/>
        <w:ind w:left="720" w:hanging="360"/>
        <w:bidi/>
      </w:pPr>
      <w:r xmlns:w="http://schemas.openxmlformats.org/wordprocessingml/2006/main" w:rsidDel="00000000" w:rsidR="00000000" w:rsidRPr="00000000">
        <w:rPr>
          <w:rtl w:val="0"/>
        </w:rPr>
        <w:t xml:space="preserve">مطابقة الوجه</w:t>
      </w:r>
    </w:p>
    <w:p w:rsidR="00000000" w:rsidDel="00000000" w:rsidP="00000000" w:rsidRDefault="00000000" w:rsidRPr="00000000" w14:paraId="0000007F">
      <w:pPr xmlns:w="http://schemas.openxmlformats.org/wordprocessingml/2006/main">
        <w:numPr>
          <w:ilvl w:val="0"/>
          <w:numId w:val="3"/>
        </w:numPr>
        <w:spacing w:after="0" w:afterAutospacing="0" w:before="0" w:beforeAutospacing="0" w:lineRule="auto"/>
        <w:ind w:left="720" w:hanging="360"/>
        <w:bidi/>
      </w:pPr>
      <w:r xmlns:w="http://schemas.openxmlformats.org/wordprocessingml/2006/main" w:rsidDel="00000000" w:rsidR="00000000" w:rsidRPr="00000000">
        <w:rPr>
          <w:rtl w:val="0"/>
        </w:rPr>
        <w:t xml:space="preserve">تاريخ انتهاء صلاحية الهوية</w:t>
      </w:r>
    </w:p>
    <w:p w:rsidR="00000000" w:rsidDel="00000000" w:rsidP="00000000" w:rsidRDefault="00000000" w:rsidRPr="00000000" w14:paraId="00000080">
      <w:pPr xmlns:w="http://schemas.openxmlformats.org/wordprocessingml/2006/main">
        <w:numPr>
          <w:ilvl w:val="0"/>
          <w:numId w:val="3"/>
        </w:numPr>
        <w:spacing w:after="0" w:afterAutospacing="0" w:before="0" w:beforeAutospacing="0" w:lineRule="auto"/>
        <w:ind w:left="720" w:hanging="360"/>
        <w:bidi/>
      </w:pPr>
      <w:r xmlns:w="http://schemas.openxmlformats.org/wordprocessingml/2006/main" w:rsidDel="00000000" w:rsidR="00000000" w:rsidRPr="00000000">
        <w:rPr>
          <w:rtl w:val="0"/>
        </w:rPr>
        <w:t xml:space="preserve">تاريخ الميلاد / السن المؤهل</w:t>
      </w:r>
    </w:p>
    <w:p w:rsidR="00000000" w:rsidDel="00000000" w:rsidP="00000000" w:rsidRDefault="00000000" w:rsidRPr="00000000" w14:paraId="00000081">
      <w:pPr xmlns:w="http://schemas.openxmlformats.org/wordprocessingml/2006/main">
        <w:numPr>
          <w:ilvl w:val="0"/>
          <w:numId w:val="3"/>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الدولة المصدرة</w:t>
      </w:r>
    </w:p>
    <w:p w:rsidR="00000000" w:rsidDel="00000000" w:rsidP="00000000" w:rsidRDefault="00000000" w:rsidRPr="00000000" w14:paraId="00000082">
      <w:pPr xmlns:w="http://schemas.openxmlformats.org/wordprocessingml/2006/main">
        <w:numPr>
          <w:ilvl w:val="0"/>
          <w:numId w:val="3"/>
        </w:numPr>
        <w:spacing w:after="240" w:before="0" w:beforeAutospacing="0" w:lineRule="auto"/>
        <w:ind w:left="720" w:hanging="360"/>
        <w:bidi/>
      </w:pPr>
      <w:r xmlns:w="http://schemas.openxmlformats.org/wordprocessingml/2006/main" w:rsidDel="00000000" w:rsidR="00000000" w:rsidRPr="00000000">
        <w:rPr>
          <w:rtl w:val="0"/>
        </w:rPr>
        <w:t xml:space="preserve">التحقق من الهوية المكررة</w:t>
      </w:r>
    </w:p>
    <w:p w:rsidR="00000000" w:rsidDel="00000000" w:rsidP="00000000" w:rsidRDefault="00000000" w:rsidRPr="00000000" w14:paraId="00000083">
      <w:pPr xmlns:w="http://schemas.openxmlformats.org/wordprocessingml/2006/main">
        <w:spacing w:after="240" w:before="240" w:lineRule="auto"/>
        <w:rPr>
          <w:rFonts w:ascii="Roboto Mono" w:cs="Roboto Mono" w:eastAsia="Roboto Mono" w:hAnsi="Roboto Mono"/>
          <w:color w:val="188038"/>
        </w:rPr>
        <w:bidi/>
      </w:pPr>
      <w:r xmlns:w="http://schemas.openxmlformats.org/wordprocessingml/2006/main" w:rsidDel="00000000" w:rsidR="00000000" w:rsidRPr="00000000">
        <w:rPr>
          <w:rtl w:val="0"/>
        </w:rPr>
        <w:t xml:space="preserve">الحالة: </w:t>
      </w:r>
      <w:r xmlns:w="http://schemas.openxmlformats.org/wordprocessingml/2006/main" w:rsidDel="00000000" w:rsidR="00000000" w:rsidRPr="00000000">
        <w:rPr>
          <w:rFonts w:ascii="Roboto Mono" w:cs="Roboto Mono" w:eastAsia="Roboto Mono" w:hAnsi="Roboto Mono"/>
          <w:color w:val="188038"/>
          <w:rtl w:val="0"/>
        </w:rPr>
        <w:t xml:space="preserve">تم التحقق من الهوية </w:t>
      </w:r>
      <w:r xmlns:w="http://schemas.openxmlformats.org/wordprocessingml/2006/main" w:rsidDel="00000000" w:rsidR="00000000" w:rsidRPr="00000000">
        <w:rPr>
          <w:rtl w:val="0"/>
        </w:rPr>
        <w:t xml:space="preserve">أو </w:t>
      </w:r>
      <w:r xmlns:w="http://schemas.openxmlformats.org/wordprocessingml/2006/main" w:rsidDel="00000000" w:rsidR="00000000" w:rsidRPr="00000000">
        <w:rPr>
          <w:rFonts w:ascii="Roboto Mono" w:cs="Roboto Mono" w:eastAsia="Roboto Mono" w:hAnsi="Roboto Mono"/>
          <w:color w:val="188038"/>
          <w:rtl w:val="0"/>
        </w:rPr>
        <w:t xml:space="preserve">تم رفضها</w:t>
      </w:r>
    </w:p>
    <w:p w:rsidR="00000000" w:rsidDel="00000000" w:rsidP="00000000" w:rsidRDefault="00000000" w:rsidRPr="00000000" w14:paraId="00000084">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wq0v57yybe7q" w:id="13"/>
      <w:bookmarkEnd xmlns:w="http://schemas.openxmlformats.org/wordprocessingml/2006/main" w:id="13"/>
      <w:r xmlns:w="http://schemas.openxmlformats.org/wordprocessingml/2006/main" w:rsidDel="00000000" w:rsidR="00000000" w:rsidRPr="00000000">
        <w:rPr>
          <w:b w:val="1"/>
          <w:bCs w:val="1"/>
          <w:color w:val="000000"/>
          <w:sz w:val="26"/>
          <w:szCs w:val="26"/>
          <w:rtl w:val="0"/>
        </w:rPr>
        <w:t xml:space="preserve">المرحلة الرابعة - التحقق من النشاط التجاري</w:t>
      </w:r>
    </w:p>
    <w:p w:rsidR="00000000" w:rsidDel="00000000" w:rsidP="00000000" w:rsidRDefault="00000000" w:rsidRPr="00000000" w14:paraId="00000085">
      <w:pPr xmlns:w="http://schemas.openxmlformats.org/wordprocessingml/2006/main">
        <w:spacing w:after="240" w:before="240" w:lineRule="auto"/>
        <w:rPr/>
        <w:bidi/>
      </w:pPr>
      <w:r xmlns:w="http://schemas.openxmlformats.org/wordprocessingml/2006/main" w:rsidDel="00000000" w:rsidR="00000000" w:rsidRPr="00000000">
        <w:rPr>
          <w:rtl w:val="0"/>
        </w:rPr>
        <w:t xml:space="preserve">يؤكد:</w:t>
      </w:r>
    </w:p>
    <w:p w:rsidR="00000000" w:rsidDel="00000000" w:rsidP="00000000" w:rsidRDefault="00000000" w:rsidRPr="00000000" w14:paraId="00000086">
      <w:pPr xmlns:w="http://schemas.openxmlformats.org/wordprocessingml/2006/main">
        <w:numPr>
          <w:ilvl w:val="0"/>
          <w:numId w:val="15"/>
        </w:numPr>
        <w:spacing w:after="0" w:afterAutospacing="0" w:before="240" w:lineRule="auto"/>
        <w:ind w:left="720" w:hanging="360"/>
        <w:bidi/>
      </w:pPr>
      <w:r xmlns:w="http://schemas.openxmlformats.org/wordprocessingml/2006/main" w:rsidDel="00000000" w:rsidR="00000000" w:rsidRPr="00000000">
        <w:rPr>
          <w:rtl w:val="0"/>
        </w:rPr>
        <w:t xml:space="preserve">تسجيل الأعمال التجارية لدى السجل الرسمي، إن وجد.</w:t>
      </w:r>
    </w:p>
    <w:p w:rsidR="00000000" w:rsidDel="00000000" w:rsidP="00000000" w:rsidRDefault="00000000" w:rsidRPr="00000000" w14:paraId="00000087">
      <w:pPr xmlns:w="http://schemas.openxmlformats.org/wordprocessingml/2006/main">
        <w:numPr>
          <w:ilvl w:val="0"/>
          <w:numId w:val="15"/>
        </w:numPr>
        <w:spacing w:after="0" w:afterAutospacing="0" w:before="0" w:beforeAutospacing="0" w:lineRule="auto"/>
        <w:ind w:left="720" w:hanging="360"/>
        <w:bidi/>
      </w:pPr>
      <w:r xmlns:w="http://schemas.openxmlformats.org/wordprocessingml/2006/main" w:rsidDel="00000000" w:rsidR="00000000" w:rsidRPr="00000000">
        <w:rPr>
          <w:rtl w:val="0"/>
        </w:rPr>
        <w:t xml:space="preserve">التحقق من صحة رقم التعريف الضريبي/رقم ضريبة القيمة المضافة</w:t>
      </w:r>
    </w:p>
    <w:p w:rsidR="00000000" w:rsidDel="00000000" w:rsidP="00000000" w:rsidRDefault="00000000" w:rsidRPr="00000000" w14:paraId="00000088">
      <w:pPr xmlns:w="http://schemas.openxmlformats.org/wordprocessingml/2006/main">
        <w:numPr>
          <w:ilvl w:val="0"/>
          <w:numId w:val="15"/>
        </w:numPr>
        <w:spacing w:after="0" w:afterAutospacing="0" w:before="0" w:beforeAutospacing="0" w:lineRule="auto"/>
        <w:ind w:left="720" w:hanging="360"/>
        <w:bidi/>
      </w:pPr>
      <w:r xmlns:w="http://schemas.openxmlformats.org/wordprocessingml/2006/main" w:rsidDel="00000000" w:rsidR="00000000" w:rsidRPr="00000000">
        <w:rPr>
          <w:rtl w:val="0"/>
        </w:rPr>
        <w:t xml:space="preserve">عنوان العمل</w:t>
      </w:r>
    </w:p>
    <w:p w:rsidR="00000000" w:rsidDel="00000000" w:rsidP="00000000" w:rsidRDefault="00000000" w:rsidRPr="00000000" w14:paraId="00000089">
      <w:pPr xmlns:w="http://schemas.openxmlformats.org/wordprocessingml/2006/main">
        <w:numPr>
          <w:ilvl w:val="0"/>
          <w:numId w:val="15"/>
        </w:numPr>
        <w:spacing w:after="0" w:afterAutospacing="0" w:before="0" w:beforeAutospacing="0" w:lineRule="auto"/>
        <w:ind w:left="720" w:hanging="360"/>
        <w:bidi/>
      </w:pPr>
      <w:r xmlns:w="http://schemas.openxmlformats.org/wordprocessingml/2006/main" w:rsidDel="00000000" w:rsidR="00000000" w:rsidRPr="00000000">
        <w:rPr>
          <w:rtl w:val="0"/>
        </w:rPr>
        <w:t xml:space="preserve">الممثل المعتمد</w:t>
      </w:r>
    </w:p>
    <w:p w:rsidR="00000000" w:rsidDel="00000000" w:rsidP="00000000" w:rsidRDefault="00000000" w:rsidRPr="00000000" w14:paraId="0000008A">
      <w:pPr xmlns:w="http://schemas.openxmlformats.org/wordprocessingml/2006/main">
        <w:numPr>
          <w:ilvl w:val="0"/>
          <w:numId w:val="15"/>
        </w:numPr>
        <w:spacing w:after="0" w:afterAutospacing="0" w:before="0" w:beforeAutospacing="0" w:lineRule="auto"/>
        <w:ind w:left="720" w:hanging="360"/>
        <w:bidi/>
      </w:pPr>
      <w:r xmlns:w="http://schemas.openxmlformats.org/wordprocessingml/2006/main" w:rsidDel="00000000" w:rsidR="00000000" w:rsidRPr="00000000">
        <w:rPr>
          <w:rtl w:val="0"/>
        </w:rPr>
        <w:t xml:space="preserve">هيكل الملكية</w:t>
      </w:r>
    </w:p>
    <w:p w:rsidR="00000000" w:rsidDel="00000000" w:rsidP="00000000" w:rsidRDefault="00000000" w:rsidRPr="00000000" w14:paraId="0000008B">
      <w:pPr xmlns:w="http://schemas.openxmlformats.org/wordprocessingml/2006/main">
        <w:numPr>
          <w:ilvl w:val="0"/>
          <w:numId w:val="15"/>
        </w:numPr>
        <w:spacing w:after="240" w:before="0" w:beforeAutospacing="0" w:lineRule="auto"/>
        <w:ind w:left="720" w:hanging="360"/>
        <w:bidi/>
      </w:pPr>
      <w:r xmlns:w="http://schemas.openxmlformats.org/wordprocessingml/2006/main" w:rsidDel="00000000" w:rsidR="00000000" w:rsidRPr="00000000">
        <w:rPr>
          <w:rtl w:val="0"/>
        </w:rPr>
        <w:t xml:space="preserve">التحقق من الشريك/المالك المستفيد النهائي</w:t>
      </w:r>
    </w:p>
    <w:p w:rsidR="00000000" w:rsidDel="00000000" w:rsidP="00000000" w:rsidRDefault="00000000" w:rsidRPr="00000000" w14:paraId="0000008C">
      <w:pPr xmlns:w="http://schemas.openxmlformats.org/wordprocessingml/2006/main">
        <w:spacing w:after="240" w:before="240" w:lineRule="auto"/>
        <w:rPr>
          <w:rFonts w:ascii="Roboto Mono" w:cs="Roboto Mono" w:eastAsia="Roboto Mono" w:hAnsi="Roboto Mono"/>
          <w:color w:val="188038"/>
        </w:rPr>
        <w:bidi/>
      </w:pPr>
      <w:r xmlns:w="http://schemas.openxmlformats.org/wordprocessingml/2006/main" w:rsidDel="00000000" w:rsidR="00000000" w:rsidRPr="00000000">
        <w:rPr>
          <w:rtl w:val="0"/>
        </w:rPr>
        <w:t xml:space="preserve">الحالة: </w:t>
      </w:r>
      <w:r xmlns:w="http://schemas.openxmlformats.org/wordprocessingml/2006/main" w:rsidDel="00000000" w:rsidR="00000000" w:rsidRPr="00000000">
        <w:rPr>
          <w:rFonts w:ascii="Roboto Mono" w:cs="Roboto Mono" w:eastAsia="Roboto Mono" w:hAnsi="Roboto Mono"/>
          <w:color w:val="188038"/>
          <w:rtl w:val="0"/>
        </w:rPr>
        <w:t xml:space="preserve">تم التحقق من قبل kyb </w:t>
      </w:r>
      <w:r xmlns:w="http://schemas.openxmlformats.org/wordprocessingml/2006/main" w:rsidDel="00000000" w:rsidR="00000000" w:rsidRPr="00000000">
        <w:rPr>
          <w:rtl w:val="0"/>
        </w:rPr>
        <w:t xml:space="preserve">أو </w:t>
      </w:r>
      <w:r xmlns:w="http://schemas.openxmlformats.org/wordprocessingml/2006/main" w:rsidDel="00000000" w:rsidR="00000000" w:rsidRPr="00000000">
        <w:rPr>
          <w:rFonts w:ascii="Roboto Mono" w:cs="Roboto Mono" w:eastAsia="Roboto Mono" w:hAnsi="Roboto Mono"/>
          <w:color w:val="188038"/>
          <w:rtl w:val="0"/>
        </w:rPr>
        <w:t xml:space="preserve">مراجعة يدوية</w:t>
      </w:r>
    </w:p>
    <w:p w:rsidR="00000000" w:rsidDel="00000000" w:rsidP="00000000" w:rsidRDefault="00000000" w:rsidRPr="00000000" w14:paraId="0000008D">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lebcj4441id3" w:id="14"/>
      <w:bookmarkEnd xmlns:w="http://schemas.openxmlformats.org/wordprocessingml/2006/main" w:id="14"/>
      <w:r xmlns:w="http://schemas.openxmlformats.org/wordprocessingml/2006/main" w:rsidDel="00000000" w:rsidR="00000000" w:rsidRPr="00000000">
        <w:rPr>
          <w:b w:val="1"/>
          <w:bCs w:val="1"/>
          <w:color w:val="000000"/>
          <w:sz w:val="26"/>
          <w:szCs w:val="26"/>
          <w:rtl w:val="0"/>
        </w:rPr>
        <w:t xml:space="preserve">المرحلة 5 - التحقق من البنك/الدفع</w:t>
      </w:r>
    </w:p>
    <w:p w:rsidR="00000000" w:rsidDel="00000000" w:rsidP="00000000" w:rsidRDefault="00000000" w:rsidRPr="00000000" w14:paraId="0000008E">
      <w:pPr xmlns:w="http://schemas.openxmlformats.org/wordprocessingml/2006/main">
        <w:spacing w:after="240" w:before="240" w:lineRule="auto"/>
        <w:rPr/>
        <w:bidi/>
      </w:pPr>
      <w:r xmlns:w="http://schemas.openxmlformats.org/wordprocessingml/2006/main" w:rsidDel="00000000" w:rsidR="00000000" w:rsidRPr="00000000">
        <w:rPr>
          <w:rtl w:val="0"/>
        </w:rPr>
        <w:t xml:space="preserve">يؤكد:</w:t>
      </w:r>
    </w:p>
    <w:p w:rsidR="00000000" w:rsidDel="00000000" w:rsidP="00000000" w:rsidRDefault="00000000" w:rsidRPr="00000000" w14:paraId="0000008F">
      <w:pPr xmlns:w="http://schemas.openxmlformats.org/wordprocessingml/2006/main">
        <w:numPr>
          <w:ilvl w:val="0"/>
          <w:numId w:val="4"/>
        </w:numPr>
        <w:spacing w:after="0" w:afterAutospacing="0" w:before="240" w:lineRule="auto"/>
        <w:ind w:left="720" w:hanging="360"/>
        <w:bidi/>
      </w:pPr>
      <w:r xmlns:w="http://schemas.openxmlformats.org/wordprocessingml/2006/main" w:rsidDel="00000000" w:rsidR="00000000" w:rsidRPr="00000000">
        <w:rPr>
          <w:rtl w:val="0"/>
        </w:rPr>
        <w:t xml:space="preserve">ملكية الحسابات المصرفية</w:t>
      </w:r>
    </w:p>
    <w:p w:rsidR="00000000" w:rsidDel="00000000" w:rsidP="00000000" w:rsidRDefault="00000000" w:rsidRPr="00000000" w14:paraId="00000090">
      <w:pPr xmlns:w="http://schemas.openxmlformats.org/wordprocessingml/2006/main">
        <w:numPr>
          <w:ilvl w:val="0"/>
          <w:numId w:val="4"/>
        </w:numPr>
        <w:spacing w:after="0" w:afterAutospacing="0" w:before="0" w:beforeAutospacing="0" w:lineRule="auto"/>
        <w:ind w:left="720" w:hanging="360"/>
        <w:bidi/>
      </w:pPr>
      <w:r xmlns:w="http://schemas.openxmlformats.org/wordprocessingml/2006/main" w:rsidDel="00000000" w:rsidR="00000000" w:rsidRPr="00000000">
        <w:rPr>
          <w:rtl w:val="0"/>
        </w:rPr>
        <w:t xml:space="preserve">اسم صاحب الحساب مطابق</w:t>
      </w:r>
    </w:p>
    <w:p w:rsidR="00000000" w:rsidDel="00000000" w:rsidP="00000000" w:rsidRDefault="00000000" w:rsidRPr="00000000" w14:paraId="00000091">
      <w:pPr xmlns:w="http://schemas.openxmlformats.org/wordprocessingml/2006/main">
        <w:numPr>
          <w:ilvl w:val="0"/>
          <w:numId w:val="4"/>
        </w:numPr>
        <w:spacing w:after="0" w:afterAutospacing="0" w:before="0" w:beforeAutospacing="0" w:lineRule="auto"/>
        <w:ind w:left="720" w:hanging="360"/>
        <w:bidi/>
      </w:pPr>
      <w:r xmlns:w="http://schemas.openxmlformats.org/wordprocessingml/2006/main" w:rsidDel="00000000" w:rsidR="00000000" w:rsidRPr="00000000">
        <w:rPr>
          <w:rtl w:val="0"/>
        </w:rPr>
        <w:t xml:space="preserve">دعم الدولة/العملة</w:t>
      </w:r>
    </w:p>
    <w:p w:rsidR="00000000" w:rsidDel="00000000" w:rsidP="00000000" w:rsidRDefault="00000000" w:rsidRPr="00000000" w14:paraId="00000092">
      <w:pPr xmlns:w="http://schemas.openxmlformats.org/wordprocessingml/2006/main">
        <w:numPr>
          <w:ilvl w:val="0"/>
          <w:numId w:val="4"/>
        </w:numPr>
        <w:spacing w:after="240" w:before="0" w:beforeAutospacing="0" w:lineRule="auto"/>
        <w:ind w:left="720" w:hanging="360"/>
        <w:bidi/>
      </w:pPr>
      <w:r xmlns:w="http://schemas.openxmlformats.org/wordprocessingml/2006/main" w:rsidDel="00000000" w:rsidR="00000000" w:rsidRPr="00000000">
        <w:rPr>
          <w:rtl w:val="0"/>
        </w:rPr>
        <w:t xml:space="preserve">متطلبات مزود خدمة الدفع</w:t>
      </w:r>
    </w:p>
    <w:p w:rsidR="00000000" w:rsidDel="00000000" w:rsidP="00000000" w:rsidRDefault="00000000" w:rsidRPr="00000000" w14:paraId="00000093">
      <w:pPr xmlns:w="http://schemas.openxmlformats.org/wordprocessingml/2006/main">
        <w:spacing w:after="240" w:before="240" w:lineRule="auto"/>
        <w:rPr>
          <w:rFonts w:ascii="Roboto Mono" w:cs="Roboto Mono" w:eastAsia="Roboto Mono" w:hAnsi="Roboto Mono"/>
          <w:color w:val="188038"/>
        </w:rPr>
        <w:bidi/>
      </w:pPr>
      <w:r xmlns:w="http://schemas.openxmlformats.org/wordprocessingml/2006/main" w:rsidDel="00000000" w:rsidR="00000000" w:rsidRPr="00000000">
        <w:rPr>
          <w:rtl w:val="0"/>
        </w:rPr>
        <w:t xml:space="preserve">الحالة: </w:t>
      </w:r>
      <w:r xmlns:w="http://schemas.openxmlformats.org/wordprocessingml/2006/main" w:rsidDel="00000000" w:rsidR="00000000" w:rsidRPr="00000000">
        <w:rPr>
          <w:rFonts w:ascii="Roboto Mono" w:cs="Roboto Mono" w:eastAsia="Roboto Mono" w:hAnsi="Roboto Mono"/>
          <w:color w:val="188038"/>
          <w:rtl w:val="0"/>
        </w:rPr>
        <w:t xml:space="preserve">تم تفعيل الدفع</w:t>
      </w:r>
    </w:p>
    <w:p w:rsidR="00000000" w:rsidDel="00000000" w:rsidP="00000000" w:rsidRDefault="00000000" w:rsidRPr="00000000" w14:paraId="00000094">
      <w:pPr xmlns:w="http://schemas.openxmlformats.org/wordprocessingml/2006/main">
        <w:pStyle w:val="Heading3"/>
        <w:keepNext w:val="0"/>
        <w:keepLines w:val="0"/>
        <w:spacing w:before="280" w:lineRule="auto"/>
        <w:rPr>
          <w:b w:val="1"/>
          <w:bCs w:val="1"/>
          <w:color w:val="000000"/>
          <w:sz w:val="26"/>
          <w:szCs w:val="26"/>
        </w:rPr>
        <w:bidi/>
      </w:pPr>
      <w:bookmarkStart xmlns:w="http://schemas.openxmlformats.org/wordprocessingml/2006/main" w:colFirst="0" w:colLast="0" w:name="_89s49vf9pdl3" w:id="15"/>
      <w:bookmarkEnd xmlns:w="http://schemas.openxmlformats.org/wordprocessingml/2006/main" w:id="15"/>
      <w:r xmlns:w="http://schemas.openxmlformats.org/wordprocessingml/2006/main" w:rsidDel="00000000" w:rsidR="00000000" w:rsidRPr="00000000">
        <w:rPr>
          <w:b w:val="1"/>
          <w:bCs w:val="1"/>
          <w:color w:val="000000"/>
          <w:sz w:val="26"/>
          <w:szCs w:val="26"/>
          <w:rtl w:val="0"/>
        </w:rPr>
        <w:t xml:space="preserve">المرحلة 6 - تفعيل المتجر</w:t>
      </w:r>
    </w:p>
    <w:p w:rsidR="00000000" w:rsidDel="00000000" w:rsidP="00000000" w:rsidRDefault="00000000" w:rsidRPr="00000000" w14:paraId="00000095">
      <w:pPr xmlns:w="http://schemas.openxmlformats.org/wordprocessingml/2006/main">
        <w:spacing w:after="240" w:before="240" w:lineRule="auto"/>
        <w:rPr/>
        <w:bidi/>
      </w:pPr>
      <w:r xmlns:w="http://schemas.openxmlformats.org/wordprocessingml/2006/main" w:rsidDel="00000000" w:rsidR="00000000" w:rsidRPr="00000000">
        <w:rPr>
          <w:rtl w:val="0"/>
        </w:rPr>
        <w:t xml:space="preserve">يؤكد:</w:t>
      </w:r>
    </w:p>
    <w:p w:rsidR="00000000" w:rsidDel="00000000" w:rsidP="00000000" w:rsidRDefault="00000000" w:rsidRPr="00000000" w14:paraId="00000096">
      <w:pPr xmlns:w="http://schemas.openxmlformats.org/wordprocessingml/2006/main">
        <w:numPr>
          <w:ilvl w:val="0"/>
          <w:numId w:val="13"/>
        </w:numPr>
        <w:spacing w:after="0" w:afterAutospacing="0" w:before="240" w:lineRule="auto"/>
        <w:ind w:left="720" w:hanging="360"/>
        <w:bidi/>
      </w:pPr>
      <w:r xmlns:w="http://schemas.openxmlformats.org/wordprocessingml/2006/main" w:rsidDel="00000000" w:rsidR="00000000" w:rsidRPr="00000000">
        <w:rPr>
          <w:rtl w:val="0"/>
        </w:rPr>
        <w:t xml:space="preserve">متجر الحلزون</w:t>
      </w:r>
    </w:p>
    <w:p w:rsidR="00000000" w:rsidDel="00000000" w:rsidP="00000000" w:rsidRDefault="00000000" w:rsidRPr="00000000" w14:paraId="00000097">
      <w:pPr xmlns:w="http://schemas.openxmlformats.org/wordprocessingml/2006/main">
        <w:numPr>
          <w:ilvl w:val="0"/>
          <w:numId w:val="13"/>
        </w:numPr>
        <w:spacing w:after="0" w:afterAutospacing="0" w:before="0" w:beforeAutospacing="0" w:lineRule="auto"/>
        <w:ind w:left="720" w:hanging="360"/>
        <w:bidi/>
      </w:pPr>
      <w:r xmlns:w="http://schemas.openxmlformats.org/wordprocessingml/2006/main" w:rsidDel="00000000" w:rsidR="00000000" w:rsidRPr="00000000">
        <w:rPr>
          <w:rtl w:val="0"/>
        </w:rPr>
        <w:t xml:space="preserve">ملكية النطاق/نظام أسماء النطاقات</w:t>
      </w:r>
    </w:p>
    <w:p w:rsidR="00000000" w:rsidDel="00000000" w:rsidP="00000000" w:rsidRDefault="00000000" w:rsidRPr="00000000" w14:paraId="00000098">
      <w:pPr xmlns:w="http://schemas.openxmlformats.org/wordprocessingml/2006/main">
        <w:numPr>
          <w:ilvl w:val="0"/>
          <w:numId w:val="13"/>
        </w:numPr>
        <w:spacing w:after="0" w:afterAutospacing="0" w:before="0" w:beforeAutospacing="0" w:lineRule="auto"/>
        <w:ind w:left="720" w:hanging="360"/>
        <w:bidi/>
      </w:pPr>
      <w:r xmlns:w="http://schemas.openxmlformats.org/wordprocessingml/2006/main" w:rsidDel="00000000" w:rsidR="00000000" w:rsidRPr="00000000">
        <w:rPr>
          <w:rtl w:val="0"/>
        </w:rPr>
        <w:t xml:space="preserve">مخاطر فئة المنتجات</w:t>
      </w:r>
    </w:p>
    <w:p w:rsidR="00000000" w:rsidDel="00000000" w:rsidP="00000000" w:rsidRDefault="00000000" w:rsidRPr="00000000" w14:paraId="00000099">
      <w:pPr xmlns:w="http://schemas.openxmlformats.org/wordprocessingml/2006/main">
        <w:numPr>
          <w:ilvl w:val="0"/>
          <w:numId w:val="13"/>
        </w:numPr>
        <w:spacing w:after="0" w:afterAutospacing="0" w:before="0" w:beforeAutospacing="0" w:lineRule="auto"/>
        <w:ind w:left="720" w:hanging="360"/>
        <w:bidi/>
      </w:pPr>
      <w:r xmlns:w="http://schemas.openxmlformats.org/wordprocessingml/2006/main" w:rsidDel="00000000" w:rsidR="00000000" w:rsidRPr="00000000">
        <w:rPr>
          <w:rtl w:val="0"/>
        </w:rPr>
        <w:t xml:space="preserve">قبول اتفاقية البائع</w:t>
      </w:r>
    </w:p>
    <w:p w:rsidR="00000000" w:rsidDel="00000000" w:rsidP="00000000" w:rsidRDefault="00000000" w:rsidRPr="00000000" w14:paraId="0000009A">
      <w:pPr xmlns:w="http://schemas.openxmlformats.org/wordprocessingml/2006/main">
        <w:numPr>
          <w:ilvl w:val="0"/>
          <w:numId w:val="13"/>
        </w:numPr>
        <w:spacing w:after="240" w:before="0" w:beforeAutospacing="0" w:lineRule="auto"/>
        <w:ind w:left="720" w:hanging="360"/>
        <w:bidi/>
      </w:pPr>
      <w:r xmlns:w="http://schemas.openxmlformats.org/wordprocessingml/2006/main" w:rsidDel="00000000" w:rsidR="00000000" w:rsidRPr="00000000">
        <w:rPr>
          <w:rtl w:val="0"/>
        </w:rPr>
        <w:t xml:space="preserve">سياسات الإرجاع/الشحن</w:t>
      </w:r>
    </w:p>
    <w:p w:rsidR="00000000" w:rsidDel="00000000" w:rsidP="00000000" w:rsidRDefault="00000000" w:rsidRPr="00000000" w14:paraId="0000009B">
      <w:pPr xmlns:w="http://schemas.openxmlformats.org/wordprocessingml/2006/main">
        <w:spacing w:after="240" w:before="240" w:lineRule="auto"/>
        <w:rPr>
          <w:rFonts w:ascii="Roboto Mono" w:cs="Roboto Mono" w:eastAsia="Roboto Mono" w:hAnsi="Roboto Mono"/>
          <w:color w:val="188038"/>
        </w:rPr>
        <w:bidi/>
      </w:pPr>
      <w:r xmlns:w="http://schemas.openxmlformats.org/wordprocessingml/2006/main" w:rsidDel="00000000" w:rsidR="00000000" w:rsidRPr="00000000">
        <w:rPr>
          <w:rtl w:val="0"/>
        </w:rPr>
        <w:t xml:space="preserve">الحالة: </w:t>
      </w:r>
      <w:r xmlns:w="http://schemas.openxmlformats.org/wordprocessingml/2006/main" w:rsidDel="00000000" w:rsidR="00000000" w:rsidRPr="00000000">
        <w:rPr>
          <w:rFonts w:ascii="Roboto Mono" w:cs="Roboto Mono" w:eastAsia="Roboto Mono" w:hAnsi="Roboto Mono"/>
          <w:color w:val="188038"/>
          <w:rtl w:val="0"/>
        </w:rPr>
        <w:t xml:space="preserve">المتجر_نشط</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g6jieu6gt23y" w:id="16"/>
      <w:bookmarkEnd xmlns:w="http://schemas.openxmlformats.org/wordprocessingml/2006/main" w:id="16"/>
      <w:r xmlns:w="http://schemas.openxmlformats.org/wordprocessingml/2006/main" w:rsidDel="00000000" w:rsidR="00000000" w:rsidRPr="00000000">
        <w:rPr>
          <w:b w:val="1"/>
          <w:bCs w:val="1"/>
          <w:sz w:val="34"/>
          <w:szCs w:val="34"/>
          <w:rtl w:val="0"/>
        </w:rPr>
        <w:t xml:space="preserve">4. إضافة حالات الموافقة والامتثال</w:t>
      </w:r>
    </w:p>
    <w:p w:rsidR="00000000" w:rsidDel="00000000" w:rsidP="00000000" w:rsidRDefault="00000000" w:rsidRPr="00000000" w14:paraId="0000009E">
      <w:pPr xmlns:w="http://schemas.openxmlformats.org/wordprocessingml/2006/main">
        <w:spacing w:after="240" w:before="240" w:lineRule="auto"/>
        <w:rPr/>
        <w:bidi/>
      </w:pPr>
      <w:r xmlns:w="http://schemas.openxmlformats.org/wordprocessingml/2006/main" w:rsidDel="00000000" w:rsidR="00000000" w:rsidRPr="00000000">
        <w:rPr>
          <w:rtl w:val="0"/>
        </w:rPr>
        <w:t xml:space="preserve">أضف حالات واضحة بدلاً من علامة "موافق عليه" العامة:</w:t>
      </w:r>
    </w:p>
    <w:p w:rsidR="00000000" w:rsidDel="00000000" w:rsidP="00000000" w:rsidRDefault="00000000" w:rsidRPr="00000000" w14:paraId="0000009F">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color w:val="188038"/>
          <w:rtl w:val="0"/>
        </w:rPr>
        <w:t xml:space="preserve">حالة </w:t>
      </w:r>
      <w:r xmlns:w="http://schemas.openxmlformats.org/wordprocessingml/2006/main" w:rsidDel="00000000" w:rsidR="00000000" w:rsidRPr="00000000">
        <w:rPr>
          <w:rFonts w:ascii="Roboto Mono" w:cs="Roboto Mono" w:eastAsia="Roboto Mono" w:hAnsi="Roboto Mono"/>
          <w:color w:val="188038"/>
          <w:rtl w:val="0"/>
        </w:rPr>
        <w:t xml:space="preserve">المورد:</w:t>
      </w:r>
    </w:p>
    <w:p w:rsidR="00000000" w:rsidDel="00000000" w:rsidP="00000000" w:rsidRDefault="00000000" w:rsidRPr="00000000" w14:paraId="000000A0">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مسودة</w:t>
      </w:r>
    </w:p>
    <w:p w:rsidR="00000000" w:rsidDel="00000000" w:rsidP="00000000" w:rsidRDefault="00000000" w:rsidRPr="00000000" w14:paraId="000000A1">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ملف تعريف معلق</w:t>
      </w:r>
    </w:p>
    <w:p w:rsidR="00000000" w:rsidDel="00000000" w:rsidP="00000000" w:rsidRDefault="00000000" w:rsidRPr="00000000" w14:paraId="000000A2">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kyc_pending</w:t>
      </w:r>
    </w:p>
    <w:p w:rsidR="00000000" w:rsidDel="00000000" w:rsidP="00000000" w:rsidRDefault="00000000" w:rsidRPr="00000000" w14:paraId="000000A3">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kyb_pending</w:t>
      </w:r>
    </w:p>
    <w:p w:rsidR="00000000" w:rsidDel="00000000" w:rsidP="00000000" w:rsidRDefault="00000000" w:rsidRPr="00000000" w14:paraId="000000A4">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مراجعة الدليل</w:t>
      </w:r>
    </w:p>
    <w:p w:rsidR="00000000" w:rsidDel="00000000" w:rsidP="00000000" w:rsidRDefault="00000000" w:rsidRPr="00000000" w14:paraId="000000A5">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موافقة</w:t>
      </w:r>
    </w:p>
    <w:p w:rsidR="00000000" w:rsidDel="00000000" w:rsidP="00000000" w:rsidRDefault="00000000" w:rsidRPr="00000000" w14:paraId="000000A6">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مقيد</w:t>
      </w:r>
    </w:p>
    <w:p w:rsidR="00000000" w:rsidDel="00000000" w:rsidP="00000000" w:rsidRDefault="00000000" w:rsidRPr="00000000" w14:paraId="000000A7">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معلق</w:t>
      </w:r>
    </w:p>
    <w:p w:rsidR="00000000" w:rsidDel="00000000" w:rsidP="00000000" w:rsidRDefault="00000000" w:rsidRPr="00000000" w14:paraId="000000A8">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مرفوض</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A">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حالة المتجر:</w:t>
      </w:r>
    </w:p>
    <w:p w:rsidR="00000000" w:rsidDel="00000000" w:rsidP="00000000" w:rsidRDefault="00000000" w:rsidRPr="00000000" w14:paraId="000000AB">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مسودة</w:t>
      </w:r>
    </w:p>
    <w:p w:rsidR="00000000" w:rsidDel="00000000" w:rsidP="00000000" w:rsidRDefault="00000000" w:rsidRPr="00000000" w14:paraId="000000AC">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التحقق من النطاق المعلق</w:t>
      </w:r>
    </w:p>
    <w:p w:rsidR="00000000" w:rsidDel="00000000" w:rsidP="00000000" w:rsidRDefault="00000000" w:rsidRPr="00000000" w14:paraId="000000AD">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مراجعة الامتثال المعلقة</w:t>
      </w:r>
    </w:p>
    <w:p w:rsidR="00000000" w:rsidDel="00000000" w:rsidP="00000000" w:rsidRDefault="00000000" w:rsidRPr="00000000" w14:paraId="000000AE">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نشيط</w:t>
      </w:r>
    </w:p>
    <w:p w:rsidR="00000000" w:rsidDel="00000000" w:rsidP="00000000" w:rsidRDefault="00000000" w:rsidRPr="00000000" w14:paraId="000000AF">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متوقف مؤقتًا</w:t>
      </w:r>
    </w:p>
    <w:p w:rsidR="00000000" w:rsidDel="00000000" w:rsidP="00000000" w:rsidRDefault="00000000" w:rsidRPr="00000000" w14:paraId="000000B0">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معلق</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2">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حالة الدفع:</w:t>
      </w:r>
    </w:p>
    <w:p w:rsidR="00000000" w:rsidDel="00000000" w:rsidP="00000000" w:rsidRDefault="00000000" w:rsidRPr="00000000" w14:paraId="000000B3">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عاجز</w:t>
      </w:r>
    </w:p>
    <w:p w:rsidR="00000000" w:rsidDel="00000000" w:rsidP="00000000" w:rsidRDefault="00000000" w:rsidRPr="00000000" w14:paraId="000000B4">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التحقق المصرفي المعلق</w:t>
      </w:r>
    </w:p>
    <w:p w:rsidR="00000000" w:rsidDel="00000000" w:rsidP="00000000" w:rsidRDefault="00000000" w:rsidRPr="00000000" w14:paraId="000000B5">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مُفعّل</w:t>
      </w:r>
    </w:p>
    <w:p w:rsidR="00000000" w:rsidDel="00000000" w:rsidP="00000000" w:rsidRDefault="00000000" w:rsidRPr="00000000" w14:paraId="000000B6">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محظور</w:t>
      </w:r>
    </w:p>
    <w:p w:rsidR="00000000" w:rsidDel="00000000" w:rsidP="00000000" w:rsidRDefault="00000000" w:rsidRPr="00000000" w14:paraId="000000B7">
      <w:pPr xmlns:w="http://schemas.openxmlformats.org/wordprocessingml/2006/main">
        <w:spacing w:after="240" w:before="240" w:lineRule="auto"/>
        <w:rPr/>
        <w:bidi/>
      </w:pPr>
      <w:r xmlns:w="http://schemas.openxmlformats.org/wordprocessingml/2006/main" w:rsidDel="00000000" w:rsidR="00000000" w:rsidRPr="00000000">
        <w:rPr>
          <w:color w:val="188038"/>
          <w:rtl w:val="0"/>
        </w:rPr>
        <w:t xml:space="preserve"> </w:t>
      </w:r>
      <w:r xmlns:w="http://schemas.openxmlformats.org/wordprocessingml/2006/main" w:rsidDel="00000000" w:rsidR="00000000" w:rsidRPr="00000000">
        <w:rPr>
          <w:rtl w:val="0"/>
        </w:rPr>
        <w:t xml:space="preserve">قم أيضًا بتخزين أسباب الرفض:</w:t>
      </w:r>
    </w:p>
    <w:p w:rsidR="00000000" w:rsidDel="00000000" w:rsidP="00000000" w:rsidRDefault="00000000" w:rsidRPr="00000000" w14:paraId="000000B8">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color w:val="188038"/>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سبب الرفض:</w:t>
      </w:r>
    </w:p>
    <w:p w:rsidR="00000000" w:rsidDel="00000000" w:rsidP="00000000" w:rsidRDefault="00000000" w:rsidRPr="00000000" w14:paraId="000000B9">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تاريخ انتهاء صلاحية المستند</w:t>
      </w:r>
    </w:p>
    <w:p w:rsidR="00000000" w:rsidDel="00000000" w:rsidP="00000000" w:rsidRDefault="00000000" w:rsidRPr="00000000" w14:paraId="000000BA">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عدم تطابق الاسم</w:t>
      </w:r>
    </w:p>
    <w:p w:rsidR="00000000" w:rsidDel="00000000" w:rsidP="00000000" w:rsidRDefault="00000000" w:rsidRPr="00000000" w14:paraId="000000BB">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لم يتم العثور على العمل</w:t>
      </w:r>
    </w:p>
    <w:p w:rsidR="00000000" w:rsidDel="00000000" w:rsidP="00000000" w:rsidRDefault="00000000" w:rsidRPr="00000000" w14:paraId="000000BC">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tax_id_invalid</w:t>
      </w:r>
    </w:p>
    <w:p w:rsidR="00000000" w:rsidDel="00000000" w:rsidP="00000000" w:rsidRDefault="00000000" w:rsidRPr="00000000" w14:paraId="000000BD">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عدم تطابق البنك</w:t>
      </w:r>
    </w:p>
    <w:p w:rsidR="00000000" w:rsidDel="00000000" w:rsidP="00000000" w:rsidRDefault="00000000" w:rsidRPr="00000000" w14:paraId="000000BE">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تطابق العقوبات</w:t>
      </w:r>
    </w:p>
    <w:p w:rsidR="00000000" w:rsidDel="00000000" w:rsidP="00000000" w:rsidRDefault="00000000" w:rsidRPr="00000000" w14:paraId="000000BF">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بائع مكرر</w:t>
      </w:r>
    </w:p>
    <w:p w:rsidR="00000000" w:rsidDel="00000000" w:rsidP="00000000" w:rsidRDefault="00000000" w:rsidRPr="00000000" w14:paraId="000000C0">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فئة المخاطر العالية</w:t>
      </w:r>
    </w:p>
    <w:p w:rsidR="00000000" w:rsidDel="00000000" w:rsidP="00000000" w:rsidRDefault="00000000" w:rsidRPr="00000000" w14:paraId="000000C1">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بلد غير مدعوم</w:t>
      </w:r>
    </w:p>
    <w:p w:rsidR="00000000" w:rsidDel="00000000" w:rsidP="00000000" w:rsidRDefault="00000000" w:rsidRPr="00000000" w14:paraId="000000C2">
      <w:pPr xmlns:w="http://schemas.openxmlformats.org/wordprocessingml/2006/main">
        <w:rPr/>
        <w:bidi/>
      </w:pPr>
      <w:r xmlns:w="http://schemas.openxmlformats.org/wordprocessingml/2006/main" w:rsidDel="00000000" w:rsidR="00000000" w:rsidRPr="00000000">
        <w:rPr>
          <w:color w:val="188038"/>
          <w:rtl w:val="0"/>
        </w:rPr>
        <w:t xml:space="preserve"></w:t>
      </w:r>
      <w:r xmlns:w="http://schemas.openxmlformats.org/wordprocessingml/2006/main" xmlns:v="urn:schemas-microsoft-com:vml" xmlns:o="urn:schemas-microsoft-com:office:office" w:rsidDel="00000000" w:rsidR="00000000" w:rsidRPr="00000000">
        <w:pict xmlns:w="http://schemas.openxmlformats.org/wordprocessingml/2006/main" xmlns:v="urn:schemas-microsoft-com:vml" xmlns:o="urn:schemas-microsoft-com:office:office">
          <v:rect style="width:0.0pt;height:1.5pt" o:hr="t" o:hrstd="t" o:hralign="center" fillcolor="#A0A0A0" stroked="f"/>
        </w:pict>
      </w:r>
    </w:p>
    <w:p w:rsidR="00000000" w:rsidDel="00000000" w:rsidP="00000000" w:rsidRDefault="00000000" w:rsidRPr="00000000" w14:paraId="000000C3">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mks1g6bvcivo" w:id="17"/>
      <w:bookmarkEnd xmlns:w="http://schemas.openxmlformats.org/wordprocessingml/2006/main" w:id="17"/>
      <w:r xmlns:w="http://schemas.openxmlformats.org/wordprocessingml/2006/main" w:rsidDel="00000000" w:rsidR="00000000" w:rsidRPr="00000000">
        <w:rPr>
          <w:b w:val="1"/>
          <w:bCs w:val="1"/>
          <w:sz w:val="34"/>
          <w:szCs w:val="34"/>
          <w:rtl w:val="0"/>
        </w:rPr>
        <w:t xml:space="preserve">5. ضوابط الأمن والخصوصية</w:t>
      </w:r>
    </w:p>
    <w:p w:rsidR="00000000" w:rsidDel="00000000" w:rsidP="00000000" w:rsidRDefault="00000000" w:rsidRPr="00000000" w14:paraId="000000C4">
      <w:pPr xmlns:w="http://schemas.openxmlformats.org/wordprocessingml/2006/main">
        <w:spacing w:after="240" w:before="240" w:lineRule="auto"/>
        <w:rPr/>
        <w:bidi/>
      </w:pPr>
      <w:r xmlns:w="http://schemas.openxmlformats.org/wordprocessingml/2006/main" w:rsidDel="00000000" w:rsidR="00000000" w:rsidRPr="00000000">
        <w:rPr>
          <w:rtl w:val="0"/>
        </w:rPr>
        <w:t xml:space="preserve">نظراً لأنك تقوم بجمع وثائق هوية حساسة، فقم بتطبيق هذه الإجراءات منذ البداية:</w:t>
      </w:r>
    </w:p>
    <w:p w:rsidR="00000000" w:rsidDel="00000000" w:rsidP="00000000" w:rsidRDefault="00000000" w:rsidRPr="00000000" w14:paraId="000000C5">
      <w:pPr xmlns:w="http://schemas.openxmlformats.org/wordprocessingml/2006/main">
        <w:numPr>
          <w:ilvl w:val="0"/>
          <w:numId w:val="14"/>
        </w:numPr>
        <w:spacing w:after="0" w:afterAutospacing="0" w:before="240" w:lineRule="auto"/>
        <w:ind w:left="720" w:hanging="360"/>
        <w:bidi/>
      </w:pPr>
      <w:r xmlns:w="http://schemas.openxmlformats.org/wordprocessingml/2006/main" w:rsidDel="00000000" w:rsidR="00000000" w:rsidRPr="00000000">
        <w:rPr>
          <w:rtl w:val="0"/>
        </w:rPr>
        <w:t xml:space="preserve">تشفير المستندات المخزنة</w:t>
      </w:r>
    </w:p>
    <w:p w:rsidR="00000000" w:rsidDel="00000000" w:rsidP="00000000" w:rsidRDefault="00000000" w:rsidRPr="00000000" w14:paraId="000000C6">
      <w:pPr xmlns:w="http://schemas.openxmlformats.org/wordprocessingml/2006/main">
        <w:numPr>
          <w:ilvl w:val="0"/>
          <w:numId w:val="14"/>
        </w:numPr>
        <w:spacing w:after="0" w:afterAutospacing="0" w:before="0" w:beforeAutospacing="0" w:lineRule="auto"/>
        <w:ind w:left="720" w:hanging="360"/>
        <w:bidi/>
      </w:pPr>
      <w:r xmlns:w="http://schemas.openxmlformats.org/wordprocessingml/2006/main" w:rsidDel="00000000" w:rsidR="00000000" w:rsidRPr="00000000">
        <w:rPr>
          <w:rtl w:val="0"/>
        </w:rPr>
        <w:t xml:space="preserve">استخدم التشفير على مستوى الحقل لأرقام الهوية وأرقام التعريف الضريبي والبيانات المصرفية</w:t>
      </w:r>
    </w:p>
    <w:p w:rsidR="00000000" w:rsidDel="00000000" w:rsidP="00000000" w:rsidRDefault="00000000" w:rsidRPr="00000000" w14:paraId="000000C7">
      <w:pPr xmlns:w="http://schemas.openxmlformats.org/wordprocessingml/2006/main">
        <w:numPr>
          <w:ilvl w:val="0"/>
          <w:numId w:val="14"/>
        </w:numPr>
        <w:spacing w:after="0" w:afterAutospacing="0" w:before="0" w:beforeAutospacing="0" w:lineRule="auto"/>
        <w:ind w:left="720" w:hanging="360"/>
        <w:bidi/>
      </w:pPr>
      <w:r xmlns:w="http://schemas.openxmlformats.org/wordprocessingml/2006/main" w:rsidDel="00000000" w:rsidR="00000000" w:rsidRPr="00000000">
        <w:rPr>
          <w:rtl w:val="0"/>
        </w:rPr>
        <w:t xml:space="preserve">قم بتخزين ملفات المستندات في مخزن كائنات خاص، وليس في قاعدة البيانات الرئيسية.</w:t>
      </w:r>
    </w:p>
    <w:p w:rsidR="00000000" w:rsidDel="00000000" w:rsidP="00000000" w:rsidRDefault="00000000" w:rsidRPr="00000000" w14:paraId="000000C8">
      <w:pPr xmlns:w="http://schemas.openxmlformats.org/wordprocessingml/2006/main">
        <w:numPr>
          <w:ilvl w:val="0"/>
          <w:numId w:val="14"/>
        </w:numPr>
        <w:spacing w:after="0" w:afterAutospacing="0" w:before="0" w:beforeAutospacing="0" w:lineRule="auto"/>
        <w:ind w:left="720" w:hanging="360"/>
        <w:bidi/>
      </w:pPr>
      <w:r xmlns:w="http://schemas.openxmlformats.org/wordprocessingml/2006/main" w:rsidDel="00000000" w:rsidR="00000000" w:rsidRPr="00000000">
        <w:rPr>
          <w:rtl w:val="0"/>
        </w:rPr>
        <w:t xml:space="preserve">احتفظ فقط ببيانات تعريف المستند في قاعدة البيانات</w:t>
      </w:r>
    </w:p>
    <w:p w:rsidR="00000000" w:rsidDel="00000000" w:rsidP="00000000" w:rsidRDefault="00000000" w:rsidRPr="00000000" w14:paraId="000000C9">
      <w:pPr xmlns:w="http://schemas.openxmlformats.org/wordprocessingml/2006/main">
        <w:numPr>
          <w:ilvl w:val="0"/>
          <w:numId w:val="14"/>
        </w:numPr>
        <w:spacing w:after="0" w:afterAutospacing="0" w:before="0" w:beforeAutospacing="0" w:lineRule="auto"/>
        <w:ind w:left="720" w:hanging="360"/>
        <w:bidi/>
      </w:pPr>
      <w:r xmlns:w="http://schemas.openxmlformats.org/wordprocessingml/2006/main" w:rsidDel="00000000" w:rsidR="00000000" w:rsidRPr="00000000">
        <w:rPr>
          <w:rtl w:val="0"/>
        </w:rPr>
        <w:t xml:space="preserve">استخدم عناوين URL قصيرة الأجل وموقعة للوصول إلى المستندات</w:t>
      </w:r>
    </w:p>
    <w:p w:rsidR="00000000" w:rsidDel="00000000" w:rsidP="00000000" w:rsidRDefault="00000000" w:rsidRPr="00000000" w14:paraId="000000CA">
      <w:pPr xmlns:w="http://schemas.openxmlformats.org/wordprocessingml/2006/main">
        <w:numPr>
          <w:ilvl w:val="0"/>
          <w:numId w:val="14"/>
        </w:numPr>
        <w:spacing w:after="0" w:afterAutospacing="0" w:before="0" w:beforeAutospacing="0" w:lineRule="auto"/>
        <w:ind w:left="720" w:hanging="360"/>
        <w:bidi/>
      </w:pPr>
      <w:r xmlns:w="http://schemas.openxmlformats.org/wordprocessingml/2006/main" w:rsidDel="00000000" w:rsidR="00000000" w:rsidRPr="00000000">
        <w:rPr>
          <w:rtl w:val="0"/>
        </w:rPr>
        <w:t xml:space="preserve">تقييد الوصول حسب الدور: مدير النظام، مسؤول الامتثال، وكيل الدعم</w:t>
      </w:r>
    </w:p>
    <w:p w:rsidR="00000000" w:rsidDel="00000000" w:rsidP="00000000" w:rsidRDefault="00000000" w:rsidRPr="00000000" w14:paraId="000000CB">
      <w:pPr xmlns:w="http://schemas.openxmlformats.org/wordprocessingml/2006/main">
        <w:numPr>
          <w:ilvl w:val="0"/>
          <w:numId w:val="14"/>
        </w:numPr>
        <w:spacing w:after="0" w:afterAutospacing="0" w:before="0" w:beforeAutospacing="0" w:lineRule="auto"/>
        <w:ind w:left="720" w:hanging="360"/>
        <w:bidi/>
      </w:pPr>
      <w:r xmlns:w="http://schemas.openxmlformats.org/wordprocessingml/2006/main" w:rsidDel="00000000" w:rsidR="00000000" w:rsidRPr="00000000">
        <w:rPr>
          <w:rtl w:val="0"/>
        </w:rPr>
        <w:t xml:space="preserve">أضف سجلات تدقيق لكل عملية عرض/تنزيل/تغيير</w:t>
      </w:r>
    </w:p>
    <w:p w:rsidR="00000000" w:rsidDel="00000000" w:rsidP="00000000" w:rsidRDefault="00000000" w:rsidRPr="00000000" w14:paraId="000000CC">
      <w:pPr xmlns:w="http://schemas.openxmlformats.org/wordprocessingml/2006/main">
        <w:numPr>
          <w:ilvl w:val="0"/>
          <w:numId w:val="14"/>
        </w:numPr>
        <w:spacing w:after="0" w:afterAutospacing="0" w:before="0" w:beforeAutospacing="0" w:lineRule="auto"/>
        <w:ind w:left="720" w:hanging="360"/>
        <w:bidi/>
      </w:pPr>
      <w:r xmlns:w="http://schemas.openxmlformats.org/wordprocessingml/2006/main" w:rsidDel="00000000" w:rsidR="00000000" w:rsidRPr="00000000">
        <w:rPr>
          <w:rtl w:val="0"/>
        </w:rPr>
        <w:t xml:space="preserve">حدد فترة الاحتفاظ لكل دولة</w:t>
      </w:r>
    </w:p>
    <w:p w:rsidR="00000000" w:rsidDel="00000000" w:rsidP="00000000" w:rsidRDefault="00000000" w:rsidRPr="00000000" w14:paraId="000000CD">
      <w:pPr xmlns:w="http://schemas.openxmlformats.org/wordprocessingml/2006/main">
        <w:numPr>
          <w:ilvl w:val="0"/>
          <w:numId w:val="14"/>
        </w:numPr>
        <w:spacing w:after="0" w:afterAutospacing="0" w:before="0" w:beforeAutospacing="0" w:lineRule="auto"/>
        <w:ind w:left="720" w:hanging="360"/>
        <w:bidi/>
      </w:pPr>
      <w:r xmlns:w="http://schemas.openxmlformats.org/wordprocessingml/2006/main" w:rsidDel="00000000" w:rsidR="00000000" w:rsidRPr="00000000">
        <w:rPr>
          <w:rtl w:val="0"/>
        </w:rPr>
        <w:t xml:space="preserve">حذف المستندات المرفوضة/المنتهية الصلاحية عندما لا يعود هناك حاجة قانونية إليها</w:t>
      </w:r>
    </w:p>
    <w:p w:rsidR="00000000" w:rsidDel="00000000" w:rsidP="00000000" w:rsidRDefault="00000000" w:rsidRPr="00000000" w14:paraId="000000CE">
      <w:pPr xmlns:w="http://schemas.openxmlformats.org/wordprocessingml/2006/main">
        <w:numPr>
          <w:ilvl w:val="0"/>
          <w:numId w:val="14"/>
        </w:numPr>
        <w:spacing w:after="0" w:afterAutospacing="0" w:before="0" w:beforeAutospacing="0" w:lineRule="auto"/>
        <w:ind w:left="720" w:hanging="360"/>
        <w:bidi/>
      </w:pPr>
      <w:r xmlns:w="http://schemas.openxmlformats.org/wordprocessingml/2006/main" w:rsidDel="00000000" w:rsidR="00000000" w:rsidRPr="00000000">
        <w:rPr>
          <w:rtl w:val="0"/>
        </w:rPr>
        <w:t xml:space="preserve">قم بتشفير المستندات أو تفويض عملية التحقق منها إلى مزود خدمة اعرف عميلك (KYC) حيثما أمكن ذلك</w:t>
      </w:r>
    </w:p>
    <w:p w:rsidR="00000000" w:rsidDel="00000000" w:rsidP="00000000" w:rsidRDefault="00000000" w:rsidRPr="00000000" w14:paraId="000000CF">
      <w:pPr xmlns:w="http://schemas.openxmlformats.org/wordprocessingml/2006/main">
        <w:numPr>
          <w:ilvl w:val="0"/>
          <w:numId w:val="14"/>
        </w:numPr>
        <w:spacing w:after="240" w:before="0" w:beforeAutospacing="0" w:lineRule="auto"/>
        <w:ind w:left="720" w:hanging="360"/>
        <w:bidi/>
      </w:pPr>
      <w:r xmlns:w="http://schemas.openxmlformats.org/wordprocessingml/2006/main" w:rsidDel="00000000" w:rsidR="00000000" w:rsidRPr="00000000">
        <w:rPr>
          <w:rtl w:val="0"/>
        </w:rPr>
        <w:t xml:space="preserve">لا تكشف أبدًا عن أرقام الهوية الكاملة أو أرقام الضرائب أو أرقام الحسابات المصرفية في شاشات الإدارة.</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spd9auhxba8o" w:id="18"/>
      <w:bookmarkEnd xmlns:w="http://schemas.openxmlformats.org/wordprocessingml/2006/main" w:id="18"/>
      <w:r xmlns:w="http://schemas.openxmlformats.org/wordprocessingml/2006/main" w:rsidDel="00000000" w:rsidR="00000000" w:rsidRPr="00000000">
        <w:rPr>
          <w:b w:val="1"/>
          <w:bCs w:val="1"/>
          <w:sz w:val="34"/>
          <w:szCs w:val="34"/>
          <w:rtl w:val="0"/>
        </w:rPr>
        <w:t xml:space="preserve">6. القاعدة المقترحة</w:t>
      </w:r>
    </w:p>
    <w:p w:rsidR="00000000" w:rsidDel="00000000" w:rsidP="00000000" w:rsidRDefault="00000000" w:rsidRPr="00000000" w14:paraId="000000D2">
      <w:pPr xmlns:w="http://schemas.openxmlformats.org/wordprocessingml/2006/main">
        <w:spacing w:after="240" w:before="240" w:lineRule="auto"/>
        <w:rPr/>
        <w:bidi/>
      </w:pPr>
      <w:r xmlns:w="http://schemas.openxmlformats.org/wordprocessingml/2006/main" w:rsidDel="00000000" w:rsidR="00000000" w:rsidRPr="00000000">
        <w:rPr>
          <w:rtl w:val="0"/>
        </w:rPr>
        <w:t xml:space="preserve">استخدم هذه القاعدة في تصميم منتجك:</w:t>
      </w:r>
    </w:p>
    <w:p w:rsidR="00000000" w:rsidDel="00000000" w:rsidP="00000000" w:rsidRDefault="00000000" w:rsidRPr="00000000" w14:paraId="000000D3">
      <w:pPr xmlns:w="http://schemas.openxmlformats.org/wordprocessingml/2006/main">
        <w:spacing w:after="240" w:before="240" w:lineRule="auto"/>
        <w:ind w:left="600" w:right="600" w:firstLine="0"/>
        <w:rPr/>
        <w:sectPr>
          <w:type w:val="nextPage"/>
          <w:pgSz w:h="15840" w:w="12240" w:orient="portrait"/>
          <w:pgMar w:bottom="1440" w:top="1440" w:left="1440" w:right="1440" w:header="720" w:footer="720"/>
          <w:pgNumType w:start="1"/>
        </w:sectPr>
        <w:bidi/>
      </w:pPr>
      <w:r xmlns:w="http://schemas.openxmlformats.org/wordprocessingml/2006/main" w:rsidDel="00000000" w:rsidR="00000000" w:rsidRPr="00000000">
        <w:rPr>
          <w:rtl w:val="0"/>
        </w:rPr>
        <w:t xml:space="preserve">قم بجمع الحد الأدنى من البيانات اللازمة لفتح متجر مسودة، وقم بجمع معلومات اعرف عميلك/اعرف عملك بالكامل فقط قبل النشر أو الدفع، واطلب مستندات إضافية فقط عندما تبررها متطلبات المخاطر أو البلد أو فئة المنتج أو مزود الدفع.</w:t>
      </w:r>
    </w:p>
    <w:p w:rsidR="00000000" w:rsidDel="00000000" w:rsidP="00000000" w:rsidRDefault="00000000" w:rsidRPr="00000000" w14:paraId="000000D4">
      <w:pPr xmlns:w="http://schemas.openxmlformats.org/wordprocessingml/2006/main">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bidi/>
      </w:pPr>
      <w:bookmarkStart xmlns:w="http://schemas.openxmlformats.org/wordprocessingml/2006/main" w:colFirst="0" w:colLast="0" w:name="_lzf2hr4lguzv" w:id="19"/>
      <w:bookmarkEnd xmlns:w="http://schemas.openxmlformats.org/wordprocessingml/2006/main" w:id="19"/>
      <w:r xmlns:w="http://schemas.openxmlformats.org/wordprocessingml/2006/main"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رفض المتجر أو المورد</w:t>
      </w:r>
    </w:p>
    <w:p w:rsidR="00000000" w:rsidDel="00000000" w:rsidP="00000000" w:rsidRDefault="00000000" w:rsidRPr="00000000" w14:paraId="000000D5">
      <w:pPr xmlns:w="http://schemas.openxmlformats.org/wordprocessingml/2006/main">
        <w:spacing w:after="240" w:before="240" w:lineRule="auto"/>
        <w:rPr/>
        <w:bidi/>
      </w:pPr>
      <w:r xmlns:w="http://schemas.openxmlformats.org/wordprocessingml/2006/main" w:rsidDel="00000000" w:rsidR="00000000" w:rsidRPr="00000000">
        <w:rPr>
          <w:rtl w:val="0"/>
        </w:rPr>
        <w:t xml:space="preserve">لا يُرفض البائع أو المتجر </w:t>
      </w:r>
      <w:r xmlns:w="http://schemas.openxmlformats.org/wordprocessingml/2006/main" w:rsidDel="00000000" w:rsidR="00000000" w:rsidRPr="00000000">
        <w:rPr>
          <w:b w:val="1"/>
          <w:bCs w:val="1"/>
          <w:rtl w:val="0"/>
        </w:rPr>
        <w:t xml:space="preserve">رفضًا قاطعًا </w:t>
      </w:r>
      <w:r xmlns:w="http://schemas.openxmlformats.org/wordprocessingml/2006/main" w:rsidDel="00000000" w:rsidR="00000000" w:rsidRPr="00000000">
        <w:rPr>
          <w:rtl w:val="0"/>
        </w:rPr>
        <w:t xml:space="preserve">إلا إذا كانت المشكلة </w:t>
      </w:r>
      <w:r xmlns:w="http://schemas.openxmlformats.org/wordprocessingml/2006/main" w:rsidDel="00000000" w:rsidR="00000000" w:rsidRPr="00000000">
        <w:rPr>
          <w:b w:val="1"/>
          <w:bCs w:val="1"/>
          <w:rtl w:val="0"/>
        </w:rPr>
        <w:t xml:space="preserve">غير قابلة للحل، أو غير قانونية، أو احتيالية، أو تُشكّل خطرًا غير مقبول على المنصة/نظام الدفع </w:t>
      </w:r>
      <w:r xmlns:w="http://schemas.openxmlformats.org/wordprocessingml/2006/main" w:rsidDel="00000000" w:rsidR="00000000" w:rsidRPr="00000000">
        <w:rPr>
          <w:rtl w:val="0"/>
        </w:rPr>
        <w:t xml:space="preserve">. في غير ذلك، استخدم </w:t>
      </w:r>
      <w:r xmlns:w="http://schemas.openxmlformats.org/wordprocessingml/2006/main" w:rsidDel="00000000" w:rsidR="00000000" w:rsidRPr="00000000">
        <w:rPr>
          <w:b w:val="1"/>
          <w:bCs w:val="1"/>
          <w:rtl w:val="0"/>
        </w:rPr>
        <w:t xml:space="preserve">خيارات "قيد المراجعة" </w:t>
      </w:r>
      <w:r xmlns:w="http://schemas.openxmlformats.org/wordprocessingml/2006/main" w:rsidDel="00000000" w:rsidR="00000000" w:rsidRPr="00000000">
        <w:rPr>
          <w:rtl w:val="0"/>
        </w:rPr>
        <w:t xml:space="preserve">أو </w:t>
      </w:r>
      <w:r xmlns:w="http://schemas.openxmlformats.org/wordprocessingml/2006/main" w:rsidDel="00000000" w:rsidR="00000000" w:rsidRPr="00000000">
        <w:rPr>
          <w:b w:val="1"/>
          <w:bCs w:val="1"/>
          <w:rtl w:val="0"/>
        </w:rPr>
        <w:t xml:space="preserve">"بحاجة إلى مزيد من المعلومات" </w:t>
      </w:r>
      <w:r xmlns:w="http://schemas.openxmlformats.org/wordprocessingml/2006/main" w:rsidDel="00000000" w:rsidR="00000000" w:rsidRPr="00000000">
        <w:rPr>
          <w:rtl w:val="0"/>
        </w:rPr>
        <w:t xml:space="preserve">أو </w:t>
      </w:r>
      <w:r xmlns:w="http://schemas.openxmlformats.org/wordprocessingml/2006/main" w:rsidDel="00000000" w:rsidR="00000000" w:rsidRPr="00000000">
        <w:rPr>
          <w:b w:val="1"/>
          <w:bCs w:val="1"/>
          <w:rtl w:val="0"/>
        </w:rPr>
        <w:t xml:space="preserve">"مُقيّد" </w:t>
      </w:r>
      <w:r xmlns:w="http://schemas.openxmlformats.org/wordprocessingml/2006/main" w:rsidDel="00000000" w:rsidR="00000000" w:rsidRPr="00000000">
        <w:rPr>
          <w:rtl w:val="0"/>
        </w:rPr>
        <w:t xml:space="preserve">.</w:t>
      </w:r>
    </w:p>
    <w:p w:rsidR="00000000" w:rsidDel="00000000" w:rsidP="00000000" w:rsidRDefault="00000000" w:rsidRPr="00000000" w14:paraId="000000D6">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thldu44tbumo" w:id="20"/>
      <w:bookmarkEnd xmlns:w="http://schemas.openxmlformats.org/wordprocessingml/2006/main" w:id="20"/>
      <w:r xmlns:w="http://schemas.openxmlformats.org/wordprocessingml/2006/main" w:rsidDel="00000000" w:rsidR="00000000" w:rsidRPr="00000000">
        <w:rPr>
          <w:b w:val="1"/>
          <w:bCs w:val="1"/>
          <w:sz w:val="34"/>
          <w:szCs w:val="34"/>
          <w:rtl w:val="0"/>
        </w:rPr>
        <w:t xml:space="preserve">1. رفض كامل على مستوى المورد</w:t>
      </w:r>
    </w:p>
    <w:p w:rsidR="00000000" w:rsidDel="00000000" w:rsidP="00000000" w:rsidRDefault="00000000" w:rsidRPr="00000000" w14:paraId="000000D7">
      <w:pPr xmlns:w="http://schemas.openxmlformats.org/wordprocessingml/2006/main">
        <w:spacing w:after="240" w:before="240" w:lineRule="auto"/>
        <w:rPr/>
        <w:bidi/>
      </w:pPr>
      <w:r xmlns:w="http://schemas.openxmlformats.org/wordprocessingml/2006/main" w:rsidDel="00000000" w:rsidR="00000000" w:rsidRPr="00000000">
        <w:rPr>
          <w:rtl w:val="0"/>
        </w:rPr>
        <w:t xml:space="preserve">ارفض </w:t>
      </w:r>
      <w:r xmlns:w="http://schemas.openxmlformats.org/wordprocessingml/2006/main" w:rsidDel="00000000" w:rsidR="00000000" w:rsidRPr="00000000">
        <w:rPr>
          <w:b w:val="1"/>
          <w:bCs w:val="1"/>
          <w:rtl w:val="0"/>
        </w:rPr>
        <w:t xml:space="preserve">حساب/كيان المورد بالكامل </w:t>
      </w:r>
      <w:r xmlns:w="http://schemas.openxmlformats.org/wordprocessingml/2006/main" w:rsidDel="00000000" w:rsidR="00000000" w:rsidRPr="00000000">
        <w:rPr>
          <w:rtl w:val="0"/>
        </w:rPr>
        <w:t xml:space="preserve">عندما تكون المشكلة مرتبطة بالشخص أو الشركة أو المالكين أو الأهلية القانونية.</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xmlns:w="http://schemas.openxmlformats.org/wordprocessingml/2006/main">
              <w:jc w:val="center"/>
              <w:rPr/>
              <w:bidi/>
            </w:pPr>
            <w:r xmlns:w="http://schemas.openxmlformats.org/wordprocessingml/2006/main" w:rsidDel="00000000" w:rsidR="00000000" w:rsidRPr="00000000">
              <w:rPr>
                <w:b w:val="1"/>
                <w:bCs w:val="1"/>
                <w:rtl w:val="0"/>
              </w:rPr>
              <w:t xml:space="preserve">سبب الرفض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xmlns:w="http://schemas.openxmlformats.org/wordprocessingml/2006/main">
              <w:jc w:val="center"/>
              <w:rPr/>
              <w:bidi/>
            </w:pPr>
            <w:r xmlns:w="http://schemas.openxmlformats.org/wordprocessingml/2006/main" w:rsidDel="00000000" w:rsidR="00000000" w:rsidRPr="00000000">
              <w:rPr>
                <w:b w:val="1"/>
                <w:bCs w:val="1"/>
                <w:rtl w:val="0"/>
              </w:rPr>
              <w:t xml:space="preserve">متى يجب الرفض التام</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xmlns:w="http://schemas.openxmlformats.org/wordprocessingml/2006/main">
              <w:rPr/>
              <w:bidi/>
            </w:pPr>
            <w:r xmlns:w="http://schemas.openxmlformats.org/wordprocessingml/2006/main" w:rsidDel="00000000" w:rsidR="00000000" w:rsidRPr="00000000">
              <w:rPr>
                <w:b w:val="1"/>
                <w:bCs w:val="1"/>
                <w:rtl w:val="0"/>
              </w:rPr>
              <w:t xml:space="preserve">العقوبات تتناسب مع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xmlns:w="http://schemas.openxmlformats.org/wordprocessingml/2006/main">
              <w:rPr/>
              <w:bidi/>
            </w:pPr>
            <w:r xmlns:w="http://schemas.openxmlformats.org/wordprocessingml/2006/main" w:rsidDel="00000000" w:rsidR="00000000" w:rsidRPr="00000000">
              <w:rPr>
                <w:rtl w:val="0"/>
              </w:rPr>
              <w:t xml:space="preserve">تم تأكيد إدراج البائع أو الشركة أو المدير أو الشريك أو المالك المستفيد أو المستفيد من المدفوعات في قوائم العقوبات مثل مكتب مراقبة الأصول الأجنبية (OFAC) أو الأمم المتحدة أو الاتحاد الأوروبي أو قوائم العقوبات المحلية. يحتفظ كل من مكتب مراقبة الأصول الأجنبية والأمم المتحدة بقوائم عقوبات رسمية للأفراد والكيانات. ( </w:t>
            </w:r>
            <w:hyperlink xmlns:w="http://schemas.openxmlformats.org/wordprocessingml/2006/main" xmlns:r="http://schemas.openxmlformats.org/officeDocument/2006/relationships" r:id="rId11">
              <w:r xmlns:w="http://schemas.openxmlformats.org/wordprocessingml/2006/main" w:rsidDel="00000000" w:rsidR="00000000" w:rsidRPr="00000000">
                <w:rPr>
                  <w:color w:val="1155cc"/>
                  <w:u w:val="single"/>
                  <w:rtl w:val="0"/>
                </w:rPr>
                <w:t xml:space="preserve">sancessearch.ofac.treas.gov </w:t>
              </w:r>
            </w:hyperlink>
            <w:r xmlns:w="http://schemas.openxmlformats.org/wordprocessingml/2006/main"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xmlns:w="http://schemas.openxmlformats.org/wordprocessingml/2006/main">
              <w:rPr/>
              <w:bidi/>
            </w:pPr>
            <w:r xmlns:w="http://schemas.openxmlformats.org/wordprocessingml/2006/main" w:rsidDel="00000000" w:rsidR="00000000" w:rsidRPr="00000000">
              <w:rPr>
                <w:b w:val="1"/>
                <w:bCs w:val="1"/>
                <w:rtl w:val="0"/>
              </w:rPr>
              <w:t xml:space="preserve">هوية مزيفة أو مسروقة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xmlns:w="http://schemas.openxmlformats.org/wordprocessingml/2006/main">
              <w:rPr/>
              <w:bidi/>
            </w:pPr>
            <w:r xmlns:w="http://schemas.openxmlformats.org/wordprocessingml/2006/main" w:rsidDel="00000000" w:rsidR="00000000" w:rsidRPr="00000000">
              <w:rPr>
                <w:rtl w:val="0"/>
              </w:rPr>
              <w:t xml:space="preserve">بطاقة الهوية الوطنية/جواز السفر/وثيقة العمل مزورة أو مسروقة أو معدلة أو منتهية الصلاحية بحيث لا يمكن قبولها أو تخص شخصًا آخر.</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xmlns:w="http://schemas.openxmlformats.org/wordprocessingml/2006/main">
              <w:rPr/>
              <w:bidi/>
            </w:pPr>
            <w:r xmlns:w="http://schemas.openxmlformats.org/wordprocessingml/2006/main" w:rsidDel="00000000" w:rsidR="00000000" w:rsidRPr="00000000">
              <w:rPr>
                <w:b w:val="1"/>
                <w:bCs w:val="1"/>
                <w:rtl w:val="0"/>
              </w:rPr>
              <w:t xml:space="preserve">عدم تطابق الهوية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xmlns:w="http://schemas.openxmlformats.org/wordprocessingml/2006/main">
              <w:rPr/>
              <w:bidi/>
            </w:pPr>
            <w:r xmlns:w="http://schemas.openxmlformats.org/wordprocessingml/2006/main" w:rsidDel="00000000" w:rsidR="00000000" w:rsidRPr="00000000">
              <w:rPr>
                <w:rtl w:val="0"/>
              </w:rPr>
              <w:t xml:space="preserve">لا يمكن التوفيق بين الاسم القانوني، أو تاريخ الميلاد، أو رقم الهوية، أو صورة السيلفي/التحقق من الحيوية، أو المعلومات التمثيلية بعد محاولات التصحيح.</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xmlns:w="http://schemas.openxmlformats.org/wordprocessingml/2006/main">
              <w:rPr/>
              <w:bidi/>
            </w:pPr>
            <w:r xmlns:w="http://schemas.openxmlformats.org/wordprocessingml/2006/main" w:rsidDel="00000000" w:rsidR="00000000" w:rsidRPr="00000000">
              <w:rPr>
                <w:b w:val="1"/>
                <w:bCs w:val="1"/>
                <w:rtl w:val="0"/>
              </w:rPr>
              <w:t xml:space="preserve">دون السن القانونية / فاقد الأهلية القانونية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xmlns:w="http://schemas.openxmlformats.org/wordprocessingml/2006/main">
              <w:rPr/>
              <w:bidi/>
            </w:pPr>
            <w:r xmlns:w="http://schemas.openxmlformats.org/wordprocessingml/2006/main" w:rsidDel="00000000" w:rsidR="00000000" w:rsidRPr="00000000">
              <w:rPr>
                <w:rtl w:val="0"/>
              </w:rPr>
              <w:t xml:space="preserve">لا يجوز للشخص قانوناً إبرام عقود السوق في البلد الذي تعمل فيه الشركة.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xmlns:w="http://schemas.openxmlformats.org/wordprocessingml/2006/main">
              <w:rPr/>
              <w:bidi/>
            </w:pPr>
            <w:r xmlns:w="http://schemas.openxmlformats.org/wordprocessingml/2006/main" w:rsidDel="00000000" w:rsidR="00000000" w:rsidRPr="00000000">
              <w:rPr>
                <w:b w:val="1"/>
                <w:bCs w:val="1"/>
                <w:rtl w:val="0"/>
              </w:rPr>
              <w:t xml:space="preserve">لا يوجد عمل تجاري قانونياً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xmlns:w="http://schemas.openxmlformats.org/wordprocessingml/2006/main">
              <w:rPr/>
              <w:bidi/>
            </w:pPr>
            <w:r xmlns:w="http://schemas.openxmlformats.org/wordprocessingml/2006/main" w:rsidDel="00000000" w:rsidR="00000000" w:rsidRPr="00000000">
              <w:rPr>
                <w:rtl w:val="0"/>
              </w:rPr>
              <w:t xml:space="preserve">لا يمكن التحقق من تسجيل الشركة، أو تم حلها، أو تعليقها، أو شطبها، أو أنها غير مصرح لها بممارسة التجارة.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xmlns:w="http://schemas.openxmlformats.org/wordprocessingml/2006/main">
              <w:rPr/>
              <w:bidi/>
            </w:pPr>
            <w:r xmlns:w="http://schemas.openxmlformats.org/wordprocessingml/2006/main" w:rsidDel="00000000" w:rsidR="00000000" w:rsidRPr="00000000">
              <w:rPr>
                <w:b w:val="1"/>
                <w:bCs w:val="1"/>
                <w:rtl w:val="0"/>
              </w:rPr>
              <w:t xml:space="preserve">ممثل غير مفوض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xmlns:w="http://schemas.openxmlformats.org/wordprocessingml/2006/main">
              <w:rPr/>
              <w:bidi/>
            </w:pPr>
            <w:r xmlns:w="http://schemas.openxmlformats.org/wordprocessingml/2006/main" w:rsidDel="00000000" w:rsidR="00000000" w:rsidRPr="00000000">
              <w:rPr>
                <w:rtl w:val="0"/>
              </w:rPr>
              <w:t xml:space="preserve">لا يستطيع الشخص الذي يفتح المتجر إثبات أنه المالك أو المدير أو الممثل المعتمد.</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xmlns:w="http://schemas.openxmlformats.org/wordprocessingml/2006/main">
              <w:rPr/>
              <w:bidi/>
            </w:pPr>
            <w:r xmlns:w="http://schemas.openxmlformats.org/wordprocessingml/2006/main" w:rsidDel="00000000" w:rsidR="00000000" w:rsidRPr="00000000">
              <w:rPr>
                <w:b w:val="1"/>
                <w:bCs w:val="1"/>
                <w:rtl w:val="0"/>
              </w:rPr>
              <w:t xml:space="preserve">الملاك المستفيدون غير المعلن عنهم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xmlns:w="http://schemas.openxmlformats.org/wordprocessingml/2006/main">
              <w:rPr/>
              <w:bidi/>
            </w:pPr>
            <w:r xmlns:w="http://schemas.openxmlformats.org/wordprocessingml/2006/main" w:rsidDel="00000000" w:rsidR="00000000" w:rsidRPr="00000000">
              <w:rPr>
                <w:rtl w:val="0"/>
              </w:rPr>
              <w:t xml:space="preserve">يرفض البائع الكشف عن المالكين/المسيطرين أو يتم إخفاء هيكل الملكية عمدًا. تُعدّ شفافية الملكية المفيدة عنصرًا أساسيًا في مكافحة غسل الأموال وتمويل الإرهاب لمنع إساءة استخدام الشركات. ( </w:t>
            </w:r>
            <w:hyperlink xmlns:w="http://schemas.openxmlformats.org/wordprocessingml/2006/main" xmlns:r="http://schemas.openxmlformats.org/officeDocument/2006/relationships" r:id="rId12">
              <w:r xmlns:w="http://schemas.openxmlformats.org/wordprocessingml/2006/main" w:rsidDel="00000000" w:rsidR="00000000" w:rsidRPr="00000000">
                <w:rPr>
                  <w:color w:val="1155cc"/>
                  <w:u w:val="single"/>
                  <w:rtl w:val="0"/>
                </w:rPr>
                <w:t xml:space="preserve">مجموعة العمل المالي </w:t>
              </w:r>
            </w:hyperlink>
            <w:r xmlns:w="http://schemas.openxmlformats.org/wordprocessingml/2006/main" w:rsidDel="00000000" w:rsidR="00000000" w:rsidRPr="00000000">
              <w:rPr>
                <w:rtl w:val="0"/>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xmlns:w="http://schemas.openxmlformats.org/wordprocessingml/2006/main">
              <w:rPr/>
              <w:bidi/>
            </w:pPr>
            <w:r xmlns:w="http://schemas.openxmlformats.org/wordprocessingml/2006/main" w:rsidDel="00000000" w:rsidR="00000000" w:rsidRPr="00000000">
              <w:rPr>
                <w:b w:val="1"/>
                <w:bCs w:val="1"/>
                <w:rtl w:val="0"/>
              </w:rPr>
              <w:t xml:space="preserve">رفض تقديم المعلومات المطلوبة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xmlns:w="http://schemas.openxmlformats.org/wordprocessingml/2006/main">
              <w:rPr/>
              <w:bidi/>
            </w:pPr>
            <w:r xmlns:w="http://schemas.openxmlformats.org/wordprocessingml/2006/main" w:rsidDel="00000000" w:rsidR="00000000" w:rsidRPr="00000000">
              <w:rPr>
                <w:rtl w:val="0"/>
              </w:rPr>
              <w:t xml:space="preserve">يرفض البائع تقديم معلومات الهوية والضرائب والنشاط التجاري والحسابات المصرفية ومعلومات الاتصال المطلوبة للامتثال القانوني أو متطلبات المنصة. وتنص قواعد السوق، مثل قانون INFORM للمستهلكين وقانون DAC7، على ضرورة جمع معلومات البائع والتحقق منها في الحالات ذات الصلة. ( </w:t>
            </w:r>
            <w:hyperlink xmlns:w="http://schemas.openxmlformats.org/wordprocessingml/2006/main" xmlns:r="http://schemas.openxmlformats.org/officeDocument/2006/relationships" r:id="rId13">
              <w:r xmlns:w="http://schemas.openxmlformats.org/wordprocessingml/2006/main" w:rsidDel="00000000" w:rsidR="00000000" w:rsidRPr="00000000">
                <w:rPr>
                  <w:color w:val="1155cc"/>
                  <w:u w:val="single"/>
                  <w:rtl w:val="0"/>
                </w:rPr>
                <w:t xml:space="preserve">لجنة التجارة الفيدرالية </w:t>
              </w:r>
            </w:hyperlink>
            <w:r xmlns:w="http://schemas.openxmlformats.org/wordprocessingml/2006/main"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xmlns:w="http://schemas.openxmlformats.org/wordprocessingml/2006/main">
              <w:rPr/>
              <w:bidi/>
            </w:pPr>
            <w:r xmlns:w="http://schemas.openxmlformats.org/wordprocessingml/2006/main" w:rsidDel="00000000" w:rsidR="00000000" w:rsidRPr="00000000">
              <w:rPr>
                <w:b w:val="1"/>
                <w:bCs w:val="1"/>
                <w:rtl w:val="0"/>
              </w:rPr>
              <w:t xml:space="preserve">البائع المكرر المحظور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xmlns:w="http://schemas.openxmlformats.org/wordprocessingml/2006/main">
              <w:rPr/>
              <w:bidi/>
            </w:pPr>
            <w:r xmlns:w="http://schemas.openxmlformats.org/wordprocessingml/2006/main" w:rsidDel="00000000" w:rsidR="00000000" w:rsidRPr="00000000">
              <w:rPr>
                <w:rtl w:val="0"/>
              </w:rPr>
              <w:t xml:space="preserve">يحاول البائع تجاوز عملية تعليق/رفض سابقة باستخدام بريد إلكتروني أو رقم هاتف أو شركة أو شريك أو حساب مصرفي أو جهاز أو نطاق آخر.</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xmlns:w="http://schemas.openxmlformats.org/wordprocessingml/2006/main">
              <w:rPr/>
              <w:bidi/>
            </w:pPr>
            <w:r xmlns:w="http://schemas.openxmlformats.org/wordprocessingml/2006/main" w:rsidDel="00000000" w:rsidR="00000000" w:rsidRPr="00000000">
              <w:rPr>
                <w:b w:val="1"/>
                <w:bCs w:val="1"/>
                <w:rtl w:val="0"/>
              </w:rPr>
              <w:t xml:space="preserve">بلد أو ولاية قضائية غير مدعومة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xmlns:w="http://schemas.openxmlformats.org/wordprocessingml/2006/main">
              <w:rPr/>
              <w:bidi/>
            </w:pPr>
            <w:r xmlns:w="http://schemas.openxmlformats.org/wordprocessingml/2006/main" w:rsidDel="00000000" w:rsidR="00000000" w:rsidRPr="00000000">
              <w:rPr>
                <w:rtl w:val="0"/>
              </w:rPr>
              <w:t xml:space="preserve">البائع أو الشركة أو البنك أو الملاك من دولة لا يمكنك فيها قانونيًا أو تشغيليًا تقديم الدعم في عمليات الانضمام أو المدفوعات أو الإبلاغ الضريبي أو الامتثال للعقوبات.</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xmlns:w="http://schemas.openxmlformats.org/wordprocessingml/2006/main">
              <w:rPr/>
              <w:bidi/>
            </w:pPr>
            <w:r xmlns:w="http://schemas.openxmlformats.org/wordprocessingml/2006/main" w:rsidDel="00000000" w:rsidR="00000000" w:rsidRPr="00000000">
              <w:rPr>
                <w:b w:val="1"/>
                <w:bCs w:val="1"/>
                <w:rtl w:val="0"/>
              </w:rPr>
              <w:t xml:space="preserve">الاحتيال عالي الثقة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xmlns:w="http://schemas.openxmlformats.org/wordprocessingml/2006/main">
              <w:rPr/>
              <w:bidi/>
            </w:pPr>
            <w:r xmlns:w="http://schemas.openxmlformats.org/wordprocessingml/2006/main" w:rsidDel="00000000" w:rsidR="00000000" w:rsidRPr="00000000">
              <w:rPr>
                <w:rtl w:val="0"/>
              </w:rPr>
              <w:t xml:space="preserve">أدلة على انتحال الشخصية، والتلاعب بالوثائق، والعناوين المزيفة، والحسابات المصرفية الوهمية، والهوية الاصطناعية، وسوء الاستخدام المنسق، والتصيد الاحتيالي، أو إساءة استخدام عمليات رد المبالغ المدفوعة.</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xmlns:w="http://schemas.openxmlformats.org/wordprocessingml/2006/main">
              <w:rPr/>
              <w:bidi/>
            </w:pPr>
            <w:r xmlns:w="http://schemas.openxmlformats.org/wordprocessingml/2006/main" w:rsidDel="00000000" w:rsidR="00000000" w:rsidRPr="00000000">
              <w:rPr>
                <w:b w:val="1"/>
                <w:bCs w:val="1"/>
                <w:rtl w:val="0"/>
              </w:rPr>
              <w:t xml:space="preserve">لا يمكن إصلاح عدم تطابق البنك/المدفوعات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xmlns:w="http://schemas.openxmlformats.org/wordprocessingml/2006/main">
              <w:rPr/>
              <w:bidi/>
            </w:pPr>
            <w:r xmlns:w="http://schemas.openxmlformats.org/wordprocessingml/2006/main" w:rsidDel="00000000" w:rsidR="00000000" w:rsidRPr="00000000">
              <w:rPr>
                <w:rtl w:val="0"/>
              </w:rPr>
              <w:t xml:space="preserve">لا يمكن مطابقة ملكية الحساب المصرفي مع البائع أو الشركة أو المستفيد المعتمد.</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xmlns:w="http://schemas.openxmlformats.org/wordprocessingml/2006/main">
              <w:rPr/>
              <w:bidi/>
            </w:pPr>
            <w:r xmlns:w="http://schemas.openxmlformats.org/wordprocessingml/2006/main" w:rsidDel="00000000" w:rsidR="00000000" w:rsidRPr="00000000">
              <w:rPr>
                <w:b w:val="1"/>
                <w:bCs w:val="1"/>
                <w:rtl w:val="0"/>
              </w:rPr>
              <w:t xml:space="preserve">النشاط المحظور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xmlns:w="http://schemas.openxmlformats.org/wordprocessingml/2006/main">
              <w:rPr/>
              <w:bidi/>
            </w:pPr>
            <w:r xmlns:w="http://schemas.openxmlformats.org/wordprocessingml/2006/main" w:rsidDel="00000000" w:rsidR="00000000" w:rsidRPr="00000000">
              <w:rPr>
                <w:rtl w:val="0"/>
              </w:rPr>
              <w:t xml:space="preserve">يعتزم البائع بيع سلع غير قانونية، أو منتجات مقلدة، أو سلع مسروقة، أو سلع مقيدة بدون ترخيص، أو منتجات محظورة بموجب سياسة السوق الخاصة بك.</w:t>
            </w:r>
          </w:p>
        </w:tc>
      </w:tr>
    </w:tbl>
    <w:p w:rsidR="00000000" w:rsidDel="00000000" w:rsidP="00000000" w:rsidRDefault="00000000" w:rsidRPr="00000000" w14:paraId="000000F4">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ecml9q5lhab0" w:id="21"/>
      <w:bookmarkEnd xmlns:w="http://schemas.openxmlformats.org/wordprocessingml/2006/main" w:id="21"/>
      <w:r xmlns:w="http://schemas.openxmlformats.org/wordprocessingml/2006/main" w:rsidDel="00000000" w:rsidR="00000000" w:rsidRPr="00000000">
        <w:rPr>
          <w:b w:val="1"/>
          <w:bCs w:val="1"/>
          <w:sz w:val="34"/>
          <w:szCs w:val="34"/>
          <w:rtl w:val="0"/>
        </w:rPr>
        <w:t xml:space="preserve">2. الرفض الكامل على مستوى المتجر</w:t>
      </w:r>
    </w:p>
    <w:p w:rsidR="00000000" w:rsidDel="00000000" w:rsidP="00000000" w:rsidRDefault="00000000" w:rsidRPr="00000000" w14:paraId="000000F5">
      <w:pPr xmlns:w="http://schemas.openxmlformats.org/wordprocessingml/2006/main">
        <w:spacing w:after="240" w:before="240" w:lineRule="auto"/>
        <w:rPr/>
        <w:bidi/>
      </w:pPr>
      <w:r xmlns:w="http://schemas.openxmlformats.org/wordprocessingml/2006/main" w:rsidDel="00000000" w:rsidR="00000000" w:rsidRPr="00000000">
        <w:rPr>
          <w:rtl w:val="0"/>
        </w:rPr>
        <w:t xml:space="preserve">ارفض </w:t>
      </w:r>
      <w:r xmlns:w="http://schemas.openxmlformats.org/wordprocessingml/2006/main" w:rsidDel="00000000" w:rsidR="00000000" w:rsidRPr="00000000">
        <w:rPr>
          <w:b w:val="1"/>
          <w:bCs w:val="1"/>
          <w:rtl w:val="0"/>
        </w:rPr>
        <w:t xml:space="preserve">المتجر </w:t>
      </w:r>
      <w:r xmlns:w="http://schemas.openxmlformats.org/wordprocessingml/2006/main" w:rsidDel="00000000" w:rsidR="00000000" w:rsidRPr="00000000">
        <w:rPr>
          <w:rtl w:val="0"/>
        </w:rPr>
        <w:t xml:space="preserve">عندما يكون البائع صالحاً، ولكن لا يمكن لهذا المتجر تحديداً أن يعمل بشكل قانوني أو آمن.</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xmlns:w="http://schemas.openxmlformats.org/wordprocessingml/2006/main">
              <w:jc w:val="center"/>
              <w:rPr/>
              <w:bidi/>
            </w:pPr>
            <w:r xmlns:w="http://schemas.openxmlformats.org/wordprocessingml/2006/main" w:rsidDel="00000000" w:rsidR="00000000" w:rsidRPr="00000000">
              <w:rPr>
                <w:b w:val="1"/>
                <w:bCs w:val="1"/>
                <w:rtl w:val="0"/>
              </w:rPr>
              <w:t xml:space="preserve">سبب الرفض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xmlns:w="http://schemas.openxmlformats.org/wordprocessingml/2006/main">
              <w:jc w:val="center"/>
              <w:rPr/>
              <w:bidi/>
            </w:pPr>
            <w:r xmlns:w="http://schemas.openxmlformats.org/wordprocessingml/2006/main" w:rsidDel="00000000" w:rsidR="00000000" w:rsidRPr="00000000">
              <w:rPr>
                <w:b w:val="1"/>
                <w:bCs w:val="1"/>
                <w:rtl w:val="0"/>
              </w:rPr>
              <w:t xml:space="preserve">متى يجب الرفض التام</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xmlns:w="http://schemas.openxmlformats.org/wordprocessingml/2006/main">
              <w:rPr/>
              <w:bidi/>
            </w:pPr>
            <w:r xmlns:w="http://schemas.openxmlformats.org/wordprocessingml/2006/main" w:rsidDel="00000000" w:rsidR="00000000" w:rsidRPr="00000000">
              <w:rPr>
                <w:b w:val="1"/>
                <w:bCs w:val="1"/>
                <w:rtl w:val="0"/>
              </w:rPr>
              <w:t xml:space="preserve">فئة المنتجات المحظورة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xmlns:w="http://schemas.openxmlformats.org/wordprocessingml/2006/main">
              <w:rPr/>
              <w:bidi/>
            </w:pPr>
            <w:r xmlns:w="http://schemas.openxmlformats.org/wordprocessingml/2006/main" w:rsidDel="00000000" w:rsidR="00000000" w:rsidRPr="00000000">
              <w:rPr>
                <w:rtl w:val="0"/>
              </w:rPr>
              <w:t xml:space="preserve">يبيع المتجر منتجات لا تسمح بها على الإطلاق: البضائع المقلدة، والبضائع المسروقة، والمخدرات غير المشروعة، والأسلحة، والوثائق المزورة، والسلع الرقمية غير المشروعة، وما إلى ذلك.</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xmlns:w="http://schemas.openxmlformats.org/wordprocessingml/2006/main">
              <w:rPr/>
              <w:bidi/>
            </w:pPr>
            <w:r xmlns:w="http://schemas.openxmlformats.org/wordprocessingml/2006/main" w:rsidDel="00000000" w:rsidR="00000000" w:rsidRPr="00000000">
              <w:rPr>
                <w:b w:val="1"/>
                <w:bCs w:val="1"/>
                <w:rtl w:val="0"/>
              </w:rPr>
              <w:t xml:space="preserve">فئة محظورة بدون ترخيص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xmlns:w="http://schemas.openxmlformats.org/wordprocessingml/2006/main">
              <w:rPr/>
              <w:bidi/>
            </w:pPr>
            <w:r xmlns:w="http://schemas.openxmlformats.org/wordprocessingml/2006/main" w:rsidDel="00000000" w:rsidR="00000000" w:rsidRPr="00000000">
              <w:rPr>
                <w:rtl w:val="0"/>
              </w:rPr>
              <w:t xml:space="preserve">يبيع المتجر المواد الغذائية، ومستحضرات التجميل، والأدوية، والإلكترونيات، ومنتجات الأطفال، والخدمات المالية، ومنتجات الاتصالات، أو السلع الخاضعة للرقابة دون الحصول على التراخيص/الشهادات المطلوبة.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xmlns:w="http://schemas.openxmlformats.org/wordprocessingml/2006/main">
              <w:rPr/>
              <w:bidi/>
            </w:pPr>
            <w:r xmlns:w="http://schemas.openxmlformats.org/wordprocessingml/2006/main" w:rsidDel="00000000" w:rsidR="00000000" w:rsidRPr="00000000">
              <w:rPr>
                <w:b w:val="1"/>
                <w:bCs w:val="1"/>
                <w:rtl w:val="0"/>
              </w:rPr>
              <w:t xml:space="preserve">انتهاك العلامة التجارية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xmlns:w="http://schemas.openxmlformats.org/wordprocessingml/2006/main">
              <w:rPr/>
              <w:bidi/>
            </w:pPr>
            <w:r xmlns:w="http://schemas.openxmlformats.org/wordprocessingml/2006/main" w:rsidDel="00000000" w:rsidR="00000000" w:rsidRPr="00000000">
              <w:rPr>
                <w:rtl w:val="0"/>
              </w:rPr>
              <w:t xml:space="preserve">اسم المتجر أو شعاره أو نطاقه أو منتجاته تنتحل شخصية علامة تجارية أخرى أو مالك علامة تجارية أخرى.</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xmlns:w="http://schemas.openxmlformats.org/wordprocessingml/2006/main">
              <w:rPr/>
              <w:bidi/>
            </w:pPr>
            <w:r xmlns:w="http://schemas.openxmlformats.org/wordprocessingml/2006/main" w:rsidDel="00000000" w:rsidR="00000000" w:rsidRPr="00000000">
              <w:rPr>
                <w:b w:val="1"/>
                <w:bCs w:val="1"/>
                <w:rtl w:val="0"/>
              </w:rPr>
              <w:t xml:space="preserve">إساءة استخدام النطاق/نظام أسماء النطاقات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xmlns:w="http://schemas.openxmlformats.org/wordprocessingml/2006/main">
              <w:rPr/>
              <w:bidi/>
            </w:pPr>
            <w:r xmlns:w="http://schemas.openxmlformats.org/wordprocessingml/2006/main" w:rsidDel="00000000" w:rsidR="00000000" w:rsidRPr="00000000">
              <w:rPr>
                <w:rtl w:val="0"/>
              </w:rPr>
              <w:t xml:space="preserve">يرتبط النطاق بالتصيد الاحتيالي أو البرامج الضارة أو الاحتيال أو انتحال الشخصية، أو لا يمكن إثبات ملكيته/سيطرة البائع عليه.</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xmlns:w="http://schemas.openxmlformats.org/wordprocessingml/2006/main">
              <w:rPr/>
              <w:bidi/>
            </w:pPr>
            <w:r xmlns:w="http://schemas.openxmlformats.org/wordprocessingml/2006/main" w:rsidDel="00000000" w:rsidR="00000000" w:rsidRPr="00000000">
              <w:rPr>
                <w:b w:val="1"/>
                <w:bCs w:val="1"/>
                <w:rtl w:val="0"/>
              </w:rPr>
              <w:t xml:space="preserve">هوية متجر مزيفة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xmlns:w="http://schemas.openxmlformats.org/wordprocessingml/2006/main">
              <w:rPr/>
              <w:bidi/>
            </w:pPr>
            <w:r xmlns:w="http://schemas.openxmlformats.org/wordprocessingml/2006/main" w:rsidDel="00000000" w:rsidR="00000000" w:rsidRPr="00000000">
              <w:rPr>
                <w:rtl w:val="0"/>
              </w:rPr>
              <w:t xml:space="preserve">إن استخدام اسم مستعار للمتجر أو عنوانه أو بلد تشغيله أو بلد الضرائب أو اسم الشركة هو أمر مضلل عن قصد.</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xmlns:w="http://schemas.openxmlformats.org/wordprocessingml/2006/main">
              <w:rPr/>
              <w:bidi/>
            </w:pPr>
            <w:r xmlns:w="http://schemas.openxmlformats.org/wordprocessingml/2006/main" w:rsidDel="00000000" w:rsidR="00000000" w:rsidRPr="00000000">
              <w:rPr>
                <w:b w:val="1"/>
                <w:bCs w:val="1"/>
                <w:rtl w:val="0"/>
              </w:rPr>
              <w:t xml:space="preserve">ربط غير صالح بين الضرائب والأعمال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xmlns:w="http://schemas.openxmlformats.org/wordprocessingml/2006/main">
              <w:rPr/>
              <w:bidi/>
            </w:pPr>
            <w:r xmlns:w="http://schemas.openxmlformats.org/wordprocessingml/2006/main" w:rsidDel="00000000" w:rsidR="00000000" w:rsidRPr="00000000">
              <w:rPr>
                <w:rtl w:val="0"/>
              </w:rPr>
              <w:t xml:space="preserve">يدّعي المتجر أنه تابع لشركة، لكن تسجيل الشركة أو رقم التعريف الضريبي أو تفويض الممثل لا يتطابق مع ذلك.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xmlns:w="http://schemas.openxmlformats.org/wordprocessingml/2006/main">
              <w:rPr/>
              <w:bidi/>
            </w:pPr>
            <w:r xmlns:w="http://schemas.openxmlformats.org/wordprocessingml/2006/main" w:rsidDel="00000000" w:rsidR="00000000" w:rsidRPr="00000000">
              <w:rPr>
                <w:b w:val="1"/>
                <w:bCs w:val="1"/>
                <w:rtl w:val="0"/>
              </w:rPr>
              <w:t xml:space="preserve">صراع الشريك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xmlns:w="http://schemas.openxmlformats.org/wordprocessingml/2006/main">
              <w:rPr/>
              <w:bidi/>
            </w:pPr>
            <w:r xmlns:w="http://schemas.openxmlformats.org/wordprocessingml/2006/main" w:rsidDel="00000000" w:rsidR="00000000" w:rsidRPr="00000000">
              <w:rPr>
                <w:rtl w:val="0"/>
              </w:rPr>
              <w:t xml:space="preserve">تم رفض واحد أو أكثر من شركاء المتجر، أو فرض عقوبات عليهم، أو حظرهم، أو تعذر التحقق منهم.</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xmlns:w="http://schemas.openxmlformats.org/wordprocessingml/2006/main">
              <w:rPr/>
              <w:bidi/>
            </w:pPr>
            <w:r xmlns:w="http://schemas.openxmlformats.org/wordprocessingml/2006/main" w:rsidDel="00000000" w:rsidR="00000000" w:rsidRPr="00000000">
              <w:rPr>
                <w:b w:val="1"/>
                <w:bCs w:val="1"/>
                <w:rtl w:val="0"/>
              </w:rPr>
              <w:t xml:space="preserve">فشل متكرر في التحقق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xmlns:w="http://schemas.openxmlformats.org/wordprocessingml/2006/main">
              <w:rPr/>
              <w:bidi/>
            </w:pPr>
            <w:r xmlns:w="http://schemas.openxmlformats.org/wordprocessingml/2006/main" w:rsidDel="00000000" w:rsidR="00000000" w:rsidRPr="00000000">
              <w:rPr>
                <w:rtl w:val="0"/>
              </w:rPr>
              <w:t xml:space="preserve">يفشل المتجر في عملية التحقق عدة مرات ولا يقدم أدلة تصحيحية صالحة في غضون المهلة المحددة.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xmlns:w="http://schemas.openxmlformats.org/wordprocessingml/2006/main">
              <w:rPr/>
              <w:bidi/>
            </w:pPr>
            <w:r xmlns:w="http://schemas.openxmlformats.org/wordprocessingml/2006/main" w:rsidDel="00000000" w:rsidR="00000000" w:rsidRPr="00000000">
              <w:rPr>
                <w:b w:val="1"/>
                <w:bCs w:val="1"/>
                <w:rtl w:val="0"/>
              </w:rPr>
              <w:t xml:space="preserve">التهرب من السياسة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xmlns:w="http://schemas.openxmlformats.org/wordprocessingml/2006/main">
              <w:rPr/>
              <w:bidi/>
            </w:pPr>
            <w:r xmlns:w="http://schemas.openxmlformats.org/wordprocessingml/2006/main" w:rsidDel="00000000" w:rsidR="00000000" w:rsidRPr="00000000">
              <w:rPr>
                <w:rtl w:val="0"/>
              </w:rPr>
              <w:t xml:space="preserve">المتجر هو إعادة إنشاء لمتجر تم حظره سابقًا باستخدام اسم مستعار جديد أو نطاق أو شريك أو اسم تجاري.</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xmlns:w="http://schemas.openxmlformats.org/wordprocessingml/2006/main">
              <w:rPr/>
              <w:bidi/>
            </w:pPr>
            <w:r xmlns:w="http://schemas.openxmlformats.org/wordprocessingml/2006/main" w:rsidDel="00000000" w:rsidR="00000000" w:rsidRPr="00000000">
              <w:rPr>
                <w:b w:val="1"/>
                <w:bCs w:val="1"/>
                <w:rtl w:val="0"/>
              </w:rPr>
              <w:t xml:space="preserve">مخاطر المستهلك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xmlns:w="http://schemas.openxmlformats.org/wordprocessingml/2006/main">
              <w:rPr/>
              <w:bidi/>
            </w:pPr>
            <w:r xmlns:w="http://schemas.openxmlformats.org/wordprocessingml/2006/main" w:rsidDel="00000000" w:rsidR="00000000" w:rsidRPr="00000000">
              <w:rPr>
                <w:rtl w:val="0"/>
              </w:rPr>
              <w:t xml:space="preserve">لا يستطيع المتجر تقديم الدعم المطلوب للعملاء، أو سياسة الاسترداد، أو معلومات عن منشأ الشحن، أو عنوان الإرجاع، أو أدلة مطابقة المنتج.</w:t>
            </w:r>
          </w:p>
        </w:tc>
      </w:tr>
    </w:tbl>
    <w:p w:rsidR="00000000" w:rsidDel="00000000" w:rsidP="00000000" w:rsidRDefault="00000000" w:rsidRPr="00000000" w14:paraId="0000010C">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yh3w4c5ynhtj" w:id="22"/>
      <w:bookmarkEnd xmlns:w="http://schemas.openxmlformats.org/wordprocessingml/2006/main" w:id="22"/>
      <w:r xmlns:w="http://schemas.openxmlformats.org/wordprocessingml/2006/main" w:rsidDel="00000000" w:rsidR="00000000" w:rsidRPr="00000000">
        <w:rPr>
          <w:b w:val="1"/>
          <w:bCs w:val="1"/>
          <w:sz w:val="34"/>
          <w:szCs w:val="34"/>
          <w:rtl w:val="0"/>
        </w:rPr>
        <w:t xml:space="preserve">3. لا ترفض بشكل قاطع فوراً المشاكل القابلة للإصلاح.</w:t>
      </w:r>
    </w:p>
    <w:p w:rsidR="00000000" w:rsidDel="00000000" w:rsidP="00000000" w:rsidRDefault="00000000" w:rsidRPr="00000000" w14:paraId="0000010D">
      <w:pPr xmlns:w="http://schemas.openxmlformats.org/wordprocessingml/2006/main">
        <w:spacing w:after="240" w:before="240" w:lineRule="auto"/>
        <w:rPr/>
        <w:bidi/>
      </w:pPr>
      <w:r xmlns:w="http://schemas.openxmlformats.org/wordprocessingml/2006/main" w:rsidDel="00000000" w:rsidR="00000000" w:rsidRPr="00000000">
        <w:rPr>
          <w:b w:val="1"/>
          <w:bCs w:val="1"/>
          <w:rtl w:val="0"/>
        </w:rPr>
        <w:t xml:space="preserve">يحتاج </w:t>
      </w:r>
      <w:r xmlns:w="http://schemas.openxmlformats.org/wordprocessingml/2006/main" w:rsidDel="00000000" w:rsidR="00000000" w:rsidRPr="00000000">
        <w:rPr>
          <w:rtl w:val="0"/>
        </w:rPr>
        <w:t xml:space="preserve">الاستخدام إلى مزيد من المعلومات </w:t>
      </w:r>
      <w:r xmlns:w="http://schemas.openxmlformats.org/wordprocessingml/2006/main" w:rsidDel="00000000" w:rsidR="00000000" w:rsidRPr="00000000">
        <w:rPr>
          <w:rtl w:val="0"/>
        </w:rPr>
        <w:t xml:space="preserve">أو </w:t>
      </w:r>
      <w:r xmlns:w="http://schemas.openxmlformats.org/wordprocessingml/2006/main" w:rsidDel="00000000" w:rsidR="00000000" w:rsidRPr="00000000">
        <w:rPr>
          <w:b w:val="1"/>
          <w:bCs w:val="1"/>
          <w:rtl w:val="0"/>
        </w:rPr>
        <w:t xml:space="preserve">قيد مراجعة الدليل </w:t>
      </w:r>
      <w:r xmlns:w="http://schemas.openxmlformats.org/wordprocessingml/2006/main" w:rsidDel="00000000" w:rsidR="00000000" w:rsidRPr="00000000">
        <w:rPr>
          <w:rtl w:val="0"/>
        </w:rPr>
        <w:t xml:space="preserve">لـ:</w:t>
      </w:r>
    </w:p>
    <w:p w:rsidR="00000000" w:rsidDel="00000000" w:rsidP="00000000" w:rsidRDefault="00000000" w:rsidRPr="00000000" w14:paraId="0000010E">
      <w:pPr xmlns:w="http://schemas.openxmlformats.org/wordprocessingml/2006/main">
        <w:numPr>
          <w:ilvl w:val="0"/>
          <w:numId w:val="5"/>
        </w:numPr>
        <w:spacing w:after="0" w:afterAutospacing="0" w:before="240" w:lineRule="auto"/>
        <w:ind w:left="720" w:hanging="360"/>
        <w:bidi/>
      </w:pPr>
      <w:r xmlns:w="http://schemas.openxmlformats.org/wordprocessingml/2006/main" w:rsidDel="00000000" w:rsidR="00000000" w:rsidRPr="00000000">
        <w:rPr>
          <w:rtl w:val="0"/>
        </w:rPr>
        <w:t xml:space="preserve">خطأ مطبعي في الاسم القانوني</w:t>
      </w:r>
    </w:p>
    <w:p w:rsidR="00000000" w:rsidDel="00000000" w:rsidP="00000000" w:rsidRDefault="00000000" w:rsidRPr="00000000" w14:paraId="0000010F">
      <w:pPr xmlns:w="http://schemas.openxmlformats.org/wordprocessingml/2006/main">
        <w:numPr>
          <w:ilvl w:val="0"/>
          <w:numId w:val="5"/>
        </w:numPr>
        <w:spacing w:after="0" w:afterAutospacing="0" w:before="0" w:beforeAutospacing="0" w:lineRule="auto"/>
        <w:ind w:left="720" w:hanging="360"/>
        <w:bidi/>
      </w:pPr>
      <w:r xmlns:w="http://schemas.openxmlformats.org/wordprocessingml/2006/main" w:rsidDel="00000000" w:rsidR="00000000" w:rsidRPr="00000000">
        <w:rPr>
          <w:rtl w:val="0"/>
        </w:rPr>
        <w:t xml:space="preserve">وثيقة منتهية الصلاحية يمكن استبدالها</w:t>
      </w:r>
    </w:p>
    <w:p w:rsidR="00000000" w:rsidDel="00000000" w:rsidP="00000000" w:rsidRDefault="00000000" w:rsidRPr="00000000" w14:paraId="00000110">
      <w:pPr xmlns:w="http://schemas.openxmlformats.org/wordprocessingml/2006/main">
        <w:numPr>
          <w:ilvl w:val="0"/>
          <w:numId w:val="5"/>
        </w:numPr>
        <w:spacing w:after="0" w:afterAutospacing="0" w:before="0" w:beforeAutospacing="0" w:lineRule="auto"/>
        <w:ind w:left="720" w:hanging="360"/>
        <w:bidi/>
      </w:pPr>
      <w:r xmlns:w="http://schemas.openxmlformats.org/wordprocessingml/2006/main" w:rsidDel="00000000" w:rsidR="00000000" w:rsidRPr="00000000">
        <w:rPr>
          <w:rtl w:val="0"/>
        </w:rPr>
        <w:t xml:space="preserve">رقم التعريف الضريبي مفقود</w:t>
      </w:r>
    </w:p>
    <w:p w:rsidR="00000000" w:rsidDel="00000000" w:rsidP="00000000" w:rsidRDefault="00000000" w:rsidRPr="00000000" w14:paraId="00000111">
      <w:pPr xmlns:w="http://schemas.openxmlformats.org/wordprocessingml/2006/main">
        <w:numPr>
          <w:ilvl w:val="0"/>
          <w:numId w:val="5"/>
        </w:numPr>
        <w:spacing w:after="0" w:afterAutospacing="0" w:before="0" w:beforeAutospacing="0" w:lineRule="auto"/>
        <w:ind w:left="720" w:hanging="360"/>
        <w:bidi/>
      </w:pPr>
      <w:r xmlns:w="http://schemas.openxmlformats.org/wordprocessingml/2006/main" w:rsidDel="00000000" w:rsidR="00000000" w:rsidRPr="00000000">
        <w:rPr>
          <w:rtl w:val="0"/>
        </w:rPr>
        <w:t xml:space="preserve">رخصة تجارية مفقودة</w:t>
      </w:r>
    </w:p>
    <w:p w:rsidR="00000000" w:rsidDel="00000000" w:rsidP="00000000" w:rsidRDefault="00000000" w:rsidRPr="00000000" w14:paraId="00000112">
      <w:pPr xmlns:w="http://schemas.openxmlformats.org/wordprocessingml/2006/main">
        <w:numPr>
          <w:ilvl w:val="0"/>
          <w:numId w:val="5"/>
        </w:numPr>
        <w:spacing w:after="0" w:afterAutospacing="0" w:before="0" w:beforeAutospacing="0" w:lineRule="auto"/>
        <w:ind w:left="720" w:hanging="360"/>
        <w:bidi/>
      </w:pPr>
      <w:r xmlns:w="http://schemas.openxmlformats.org/wordprocessingml/2006/main" w:rsidDel="00000000" w:rsidR="00000000" w:rsidRPr="00000000">
        <w:rPr>
          <w:rtl w:val="0"/>
        </w:rPr>
        <w:t xml:space="preserve">تم اختيار بلد خاطئ</w:t>
      </w:r>
    </w:p>
    <w:p w:rsidR="00000000" w:rsidDel="00000000" w:rsidP="00000000" w:rsidRDefault="00000000" w:rsidRPr="00000000" w14:paraId="00000113">
      <w:pPr xmlns:w="http://schemas.openxmlformats.org/wordprocessingml/2006/main">
        <w:numPr>
          <w:ilvl w:val="0"/>
          <w:numId w:val="5"/>
        </w:numPr>
        <w:spacing w:after="0" w:afterAutospacing="0" w:before="0" w:beforeAutospacing="0" w:lineRule="auto"/>
        <w:ind w:left="720" w:hanging="360"/>
        <w:bidi/>
      </w:pPr>
      <w:r xmlns:w="http://schemas.openxmlformats.org/wordprocessingml/2006/main" w:rsidDel="00000000" w:rsidR="00000000" w:rsidRPr="00000000">
        <w:rPr>
          <w:rtl w:val="0"/>
        </w:rPr>
        <w:t xml:space="preserve">عدم تطابق الحسابات المصرفية الذي يمكن تصحيحه</w:t>
      </w:r>
    </w:p>
    <w:p w:rsidR="00000000" w:rsidDel="00000000" w:rsidP="00000000" w:rsidRDefault="00000000" w:rsidRPr="00000000" w14:paraId="00000114">
      <w:pPr xmlns:w="http://schemas.openxmlformats.org/wordprocessingml/2006/main">
        <w:numPr>
          <w:ilvl w:val="0"/>
          <w:numId w:val="5"/>
        </w:numPr>
        <w:spacing w:after="0" w:afterAutospacing="0" w:before="0" w:beforeAutospacing="0" w:lineRule="auto"/>
        <w:ind w:left="720" w:hanging="360"/>
        <w:bidi/>
      </w:pPr>
      <w:r xmlns:w="http://schemas.openxmlformats.org/wordprocessingml/2006/main" w:rsidDel="00000000" w:rsidR="00000000" w:rsidRPr="00000000">
        <w:rPr>
          <w:rtl w:val="0"/>
        </w:rPr>
        <w:t xml:space="preserve">لم يتم تكوين نظام أسماء النطاقات (DNS) بعد</w:t>
      </w:r>
    </w:p>
    <w:p w:rsidR="00000000" w:rsidDel="00000000" w:rsidP="00000000" w:rsidRDefault="00000000" w:rsidRPr="00000000" w14:paraId="00000115">
      <w:pPr xmlns:w="http://schemas.openxmlformats.org/wordprocessingml/2006/main">
        <w:numPr>
          <w:ilvl w:val="0"/>
          <w:numId w:val="5"/>
        </w:numPr>
        <w:spacing w:after="0" w:afterAutospacing="0" w:before="0" w:beforeAutospacing="0" w:lineRule="auto"/>
        <w:ind w:left="720" w:hanging="360"/>
        <w:bidi/>
      </w:pPr>
      <w:r xmlns:w="http://schemas.openxmlformats.org/wordprocessingml/2006/main" w:rsidDel="00000000" w:rsidR="00000000" w:rsidRPr="00000000">
        <w:rPr>
          <w:rtl w:val="0"/>
        </w:rPr>
        <w:t xml:space="preserve">لم يتم التحقق من البريد الإلكتروني/رقم الهاتف الخاص بالشريك بعد</w:t>
      </w:r>
    </w:p>
    <w:p w:rsidR="00000000" w:rsidDel="00000000" w:rsidP="00000000" w:rsidRDefault="00000000" w:rsidRPr="00000000" w14:paraId="00000116">
      <w:pPr xmlns:w="http://schemas.openxmlformats.org/wordprocessingml/2006/main">
        <w:numPr>
          <w:ilvl w:val="0"/>
          <w:numId w:val="5"/>
        </w:numPr>
        <w:spacing w:after="0" w:afterAutospacing="0" w:before="0" w:beforeAutospacing="0" w:lineRule="auto"/>
        <w:ind w:left="720" w:hanging="360"/>
        <w:bidi/>
      </w:pPr>
      <w:r xmlns:w="http://schemas.openxmlformats.org/wordprocessingml/2006/main" w:rsidDel="00000000" w:rsidR="00000000" w:rsidRPr="00000000">
        <w:rPr>
          <w:rtl w:val="0"/>
        </w:rPr>
        <w:t xml:space="preserve">إثبات العنوان مفقود</w:t>
      </w:r>
    </w:p>
    <w:p w:rsidR="00000000" w:rsidDel="00000000" w:rsidP="00000000" w:rsidRDefault="00000000" w:rsidRPr="00000000" w14:paraId="00000117">
      <w:pPr xmlns:w="http://schemas.openxmlformats.org/wordprocessingml/2006/main">
        <w:numPr>
          <w:ilvl w:val="0"/>
          <w:numId w:val="5"/>
        </w:numPr>
        <w:spacing w:after="240" w:before="0" w:beforeAutospacing="0" w:lineRule="auto"/>
        <w:ind w:left="720" w:hanging="360"/>
        <w:bidi/>
      </w:pPr>
      <w:r xmlns:w="http://schemas.openxmlformats.org/wordprocessingml/2006/main" w:rsidDel="00000000" w:rsidR="00000000" w:rsidRPr="00000000">
        <w:rPr>
          <w:rtl w:val="0"/>
        </w:rPr>
        <w:t xml:space="preserve">تتطلب فئة المنتج مستندات إضافية</w:t>
      </w:r>
    </w:p>
    <w:p w:rsidR="00000000" w:rsidDel="00000000" w:rsidP="00000000" w:rsidRDefault="00000000" w:rsidRPr="00000000" w14:paraId="00000118">
      <w:pPr xmlns:w="http://schemas.openxmlformats.org/wordprocessingml/2006/main">
        <w:spacing w:after="240" w:before="240" w:lineRule="auto"/>
        <w:rPr/>
        <w:bidi/>
      </w:pPr>
      <w:r xmlns:w="http://schemas.openxmlformats.org/wordprocessingml/2006/main" w:rsidDel="00000000" w:rsidR="00000000" w:rsidRPr="00000000">
        <w:rPr>
          <w:rtl w:val="0"/>
        </w:rPr>
        <w:t xml:space="preserve">لا ينبغي رفض هذه الطلبات إلا بعد انقضاء الموعد النهائي، أو الفشل المتكرر، أو تأكيد المعلومات الخاطئة.</w:t>
      </w:r>
    </w:p>
    <w:p w:rsidR="00000000" w:rsidDel="00000000" w:rsidP="00000000" w:rsidRDefault="00000000" w:rsidRPr="00000000" w14:paraId="00000119">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fp9xehj26pg" w:id="23"/>
      <w:bookmarkEnd xmlns:w="http://schemas.openxmlformats.org/wordprocessingml/2006/main" w:id="23"/>
      <w:r xmlns:w="http://schemas.openxmlformats.org/wordprocessingml/2006/main" w:rsidDel="00000000" w:rsidR="00000000" w:rsidRPr="00000000">
        <w:rPr>
          <w:b w:val="1"/>
          <w:bCs w:val="1"/>
          <w:sz w:val="34"/>
          <w:szCs w:val="34"/>
          <w:rtl w:val="0"/>
        </w:rPr>
        <w:t xml:space="preserve">4. نموذج القرار الموصى به</w:t>
      </w:r>
    </w:p>
    <w:p w:rsidR="00000000" w:rsidDel="00000000" w:rsidP="00000000" w:rsidRDefault="00000000" w:rsidRPr="00000000" w14:paraId="0000011A">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b w:val="1"/>
          <w:bCs w:val="1"/>
          <w:color w:val="188038"/>
          <w:sz w:val="34"/>
          <w:szCs w:val="34"/>
          <w:rtl w:val="0"/>
        </w:rPr>
        <w:t xml:space="preserve">رفض </w:t>
      </w:r>
      <w:r xmlns:w="http://schemas.openxmlformats.org/wordprocessingml/2006/main" w:rsidDel="00000000" w:rsidR="00000000" w:rsidRPr="00000000">
        <w:rPr>
          <w:rFonts w:ascii="Roboto Mono" w:cs="Roboto Mono" w:eastAsia="Roboto Mono" w:hAnsi="Roboto Mono"/>
          <w:color w:val="188038"/>
          <w:rtl w:val="0"/>
        </w:rPr>
        <w:t xml:space="preserve">قاطع فوري:</w:t>
      </w:r>
    </w:p>
    <w:p w:rsidR="00000000" w:rsidDel="00000000" w:rsidP="00000000" w:rsidRDefault="00000000" w:rsidRPr="00000000" w14:paraId="0000011B">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تم تأكيد تطابق العقوبات</w:t>
      </w:r>
    </w:p>
    <w:p w:rsidR="00000000" w:rsidDel="00000000" w:rsidP="00000000" w:rsidRDefault="00000000" w:rsidRPr="00000000" w14:paraId="0000011C">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تم تأكيد تزوير/سرقة الهوية</w:t>
      </w:r>
    </w:p>
    <w:p w:rsidR="00000000" w:rsidDel="00000000" w:rsidP="00000000" w:rsidRDefault="00000000" w:rsidRPr="00000000" w14:paraId="0000011D">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تم تأكيد التهرب من حظر المستخدم/المتجر</w:t>
      </w:r>
    </w:p>
    <w:p w:rsidR="00000000" w:rsidDel="00000000" w:rsidP="00000000" w:rsidRDefault="00000000" w:rsidRPr="00000000" w14:paraId="0000011E">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منتجات غير قانونية/محظورة</w:t>
      </w:r>
    </w:p>
    <w:p w:rsidR="00000000" w:rsidDel="00000000" w:rsidP="00000000" w:rsidRDefault="00000000" w:rsidRPr="00000000" w14:paraId="0000011F">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اختصاص قضائي غير مدعوم</w:t>
      </w:r>
    </w:p>
    <w:p w:rsidR="00000000" w:rsidDel="00000000" w:rsidP="00000000" w:rsidRDefault="00000000" w:rsidRPr="00000000" w14:paraId="00000120">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تم تأكيد الاحتيال أو انتحال الشخصية</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2">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الرفض بعد فشل المعالجة:</w:t>
      </w:r>
    </w:p>
    <w:p w:rsidR="00000000" w:rsidDel="00000000" w:rsidP="00000000" w:rsidRDefault="00000000" w:rsidRPr="00000000" w14:paraId="00000123">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عدم تطابق المستندات</w:t>
      </w:r>
    </w:p>
    <w:p w:rsidR="00000000" w:rsidDel="00000000" w:rsidP="00000000" w:rsidRDefault="00000000" w:rsidRPr="00000000" w14:paraId="00000124">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بيانات المالك/الشريك مفقودة</w:t>
      </w:r>
    </w:p>
    <w:p w:rsidR="00000000" w:rsidDel="00000000" w:rsidP="00000000" w:rsidRDefault="00000000" w:rsidRPr="00000000" w14:paraId="00000125">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رقم تعريف تجاري/ضريبي غير صالح</w:t>
      </w:r>
    </w:p>
    <w:p w:rsidR="00000000" w:rsidDel="00000000" w:rsidP="00000000" w:rsidRDefault="00000000" w:rsidRPr="00000000" w14:paraId="00000126">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عدم تطابق ملكية البنوك</w:t>
      </w:r>
    </w:p>
    <w:p w:rsidR="00000000" w:rsidDel="00000000" w:rsidP="00000000" w:rsidRDefault="00000000" w:rsidRPr="00000000" w14:paraId="00000127">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فشل ملكية النطاق</w:t>
      </w:r>
    </w:p>
    <w:p w:rsidR="00000000" w:rsidDel="00000000" w:rsidP="00000000" w:rsidRDefault="00000000" w:rsidRPr="00000000" w14:paraId="00000128">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رخصة فئة تنظيمية مفقودة</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A">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لا ترفض:</w:t>
      </w:r>
    </w:p>
    <w:p w:rsidR="00000000" w:rsidDel="00000000" w:rsidP="00000000" w:rsidRDefault="00000000" w:rsidRPr="00000000" w14:paraId="0000012B">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ملف تعريف غير مكتمل</w:t>
      </w:r>
    </w:p>
    <w:p w:rsidR="00000000" w:rsidDel="00000000" w:rsidP="00000000" w:rsidRDefault="00000000" w:rsidRPr="00000000" w14:paraId="0000012C">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رمز التحقق لمرة واحدة معلق</w:t>
      </w:r>
    </w:p>
    <w:p w:rsidR="00000000" w:rsidDel="00000000" w:rsidP="00000000" w:rsidRDefault="00000000" w:rsidRPr="00000000" w14:paraId="0000012D">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نظام أسماء النطاقات المعلق</w:t>
      </w:r>
    </w:p>
    <w:p w:rsidR="00000000" w:rsidDel="00000000" w:rsidP="00000000" w:rsidRDefault="00000000" w:rsidRPr="00000000" w14:paraId="0000012E">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قيد المراجعة اليدوية</w:t>
      </w:r>
    </w:p>
    <w:p w:rsidR="00000000" w:rsidDel="00000000" w:rsidP="00000000" w:rsidRDefault="00000000" w:rsidRPr="00000000" w14:paraId="0000012F">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اسم مستعار اختياري مفقود</w:t>
      </w:r>
    </w:p>
    <w:p w:rsidR="00000000" w:rsidDel="00000000" w:rsidP="00000000" w:rsidRDefault="00000000" w:rsidRPr="00000000" w14:paraId="00000130">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6s7rj2sxhy8g" w:id="24"/>
      <w:bookmarkEnd xmlns:w="http://schemas.openxmlformats.org/wordprocessingml/2006/main" w:id="24"/>
      <w:r xmlns:w="http://schemas.openxmlformats.org/wordprocessingml/2006/main" w:rsidDel="00000000" w:rsidR="00000000" w:rsidRPr="00000000">
        <w:rPr>
          <w:color w:val="188038"/>
          <w:sz w:val="22"/>
          <w:szCs w:val="22"/>
          <w:rtl w:val="0"/>
        </w:rPr>
        <w:t xml:space="preserve">5. </w:t>
      </w:r>
      <w:r xmlns:w="http://schemas.openxmlformats.org/wordprocessingml/2006/main" w:rsidDel="00000000" w:rsidR="00000000" w:rsidRPr="00000000">
        <w:rPr>
          <w:b w:val="1"/>
          <w:bCs w:val="1"/>
          <w:sz w:val="34"/>
          <w:szCs w:val="34"/>
          <w:rtl w:val="0"/>
        </w:rPr>
        <w:t xml:space="preserve">الحالات المقترحة</w:t>
      </w:r>
    </w:p>
    <w:p w:rsidR="00000000" w:rsidDel="00000000" w:rsidP="00000000" w:rsidRDefault="00000000" w:rsidRPr="00000000" w14:paraId="00000131">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b w:val="1"/>
          <w:bCs w:val="1"/>
          <w:color w:val="188038"/>
          <w:sz w:val="34"/>
          <w:szCs w:val="34"/>
          <w:rtl w:val="0"/>
        </w:rPr>
        <w:t xml:space="preserve">حالة </w:t>
      </w:r>
      <w:r xmlns:w="http://schemas.openxmlformats.org/wordprocessingml/2006/main" w:rsidDel="00000000" w:rsidR="00000000" w:rsidRPr="00000000">
        <w:rPr>
          <w:rFonts w:ascii="Roboto Mono" w:cs="Roboto Mono" w:eastAsia="Roboto Mono" w:hAnsi="Roboto Mono"/>
          <w:color w:val="188038"/>
          <w:rtl w:val="0"/>
        </w:rPr>
        <w:t xml:space="preserve">المورد:</w:t>
      </w:r>
    </w:p>
    <w:p w:rsidR="00000000" w:rsidDel="00000000" w:rsidP="00000000" w:rsidRDefault="00000000" w:rsidRPr="00000000" w14:paraId="00000132">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مسودة</w:t>
      </w:r>
    </w:p>
    <w:p w:rsidR="00000000" w:rsidDel="00000000" w:rsidP="00000000" w:rsidRDefault="00000000" w:rsidRPr="00000000" w14:paraId="00000133">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pending_kyc</w:t>
      </w:r>
    </w:p>
    <w:p w:rsidR="00000000" w:rsidDel="00000000" w:rsidP="00000000" w:rsidRDefault="00000000" w:rsidRPr="00000000" w14:paraId="00000134">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pending_kyb</w:t>
      </w:r>
    </w:p>
    <w:p w:rsidR="00000000" w:rsidDel="00000000" w:rsidP="00000000" w:rsidRDefault="00000000" w:rsidRPr="00000000" w14:paraId="00000135">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يحتاج إلى مزيد من المعلومات</w:t>
      </w:r>
    </w:p>
    <w:p w:rsidR="00000000" w:rsidDel="00000000" w:rsidP="00000000" w:rsidRDefault="00000000" w:rsidRPr="00000000" w14:paraId="00000136">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مراجعة الدليل</w:t>
      </w:r>
    </w:p>
    <w:p w:rsidR="00000000" w:rsidDel="00000000" w:rsidP="00000000" w:rsidRDefault="00000000" w:rsidRPr="00000000" w14:paraId="00000137">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موافقة</w:t>
      </w:r>
    </w:p>
    <w:p w:rsidR="00000000" w:rsidDel="00000000" w:rsidP="00000000" w:rsidRDefault="00000000" w:rsidRPr="00000000" w14:paraId="00000138">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مقيد</w:t>
      </w:r>
    </w:p>
    <w:p w:rsidR="00000000" w:rsidDel="00000000" w:rsidP="00000000" w:rsidRDefault="00000000" w:rsidRPr="00000000" w14:paraId="00000139">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مرفوض_قابل_للمعالجة</w:t>
      </w:r>
    </w:p>
    <w:p w:rsidR="00000000" w:rsidDel="00000000" w:rsidP="00000000" w:rsidRDefault="00000000" w:rsidRPr="00000000" w14:paraId="0000013A">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مرفوض_دائماً</w:t>
      </w:r>
    </w:p>
    <w:p w:rsidR="00000000" w:rsidDel="00000000" w:rsidP="00000000" w:rsidRDefault="00000000" w:rsidRPr="00000000" w14:paraId="0000013B">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معلق</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D">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حالة المتجر:</w:t>
      </w:r>
    </w:p>
    <w:p w:rsidR="00000000" w:rsidDel="00000000" w:rsidP="00000000" w:rsidRDefault="00000000" w:rsidRPr="00000000" w14:paraId="0000013E">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مسودة</w:t>
      </w:r>
    </w:p>
    <w:p w:rsidR="00000000" w:rsidDel="00000000" w:rsidP="00000000" w:rsidRDefault="00000000" w:rsidRPr="00000000" w14:paraId="0000013F">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التحقق من النطاق المعلق</w:t>
      </w:r>
    </w:p>
    <w:p w:rsidR="00000000" w:rsidDel="00000000" w:rsidP="00000000" w:rsidRDefault="00000000" w:rsidRPr="00000000" w14:paraId="00000140">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مراجعة الامتثال المعلقة</w:t>
      </w:r>
    </w:p>
    <w:p w:rsidR="00000000" w:rsidDel="00000000" w:rsidP="00000000" w:rsidRDefault="00000000" w:rsidRPr="00000000" w14:paraId="00000141">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نشيط</w:t>
      </w:r>
    </w:p>
    <w:p w:rsidR="00000000" w:rsidDel="00000000" w:rsidP="00000000" w:rsidRDefault="00000000" w:rsidRPr="00000000" w14:paraId="00000142">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مقيد</w:t>
      </w:r>
    </w:p>
    <w:p w:rsidR="00000000" w:rsidDel="00000000" w:rsidP="00000000" w:rsidRDefault="00000000" w:rsidRPr="00000000" w14:paraId="00000143">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مرفوض_قابل_للمعالجة</w:t>
      </w:r>
    </w:p>
    <w:p w:rsidR="00000000" w:rsidDel="00000000" w:rsidP="00000000" w:rsidRDefault="00000000" w:rsidRPr="00000000" w14:paraId="00000144">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مرفوض_دائماً</w:t>
      </w:r>
    </w:p>
    <w:p w:rsidR="00000000" w:rsidDel="00000000" w:rsidP="00000000" w:rsidRDefault="00000000" w:rsidRPr="00000000" w14:paraId="00000145">
      <w:pPr xmlns:w="http://schemas.openxmlformats.org/wordprocessingml/2006/main">
        <w:rPr>
          <w:rFonts w:ascii="Roboto Mono" w:cs="Roboto Mono" w:eastAsia="Roboto Mono" w:hAnsi="Roboto Mono"/>
          <w:color w:val="188038"/>
        </w:rPr>
        <w:bidi/>
      </w:pPr>
      <w:r xmlns:w="http://schemas.openxmlformats.org/wordprocessingml/2006/main" w:rsidDel="00000000" w:rsidR="00000000" w:rsidRPr="00000000">
        <w:rPr>
          <w:rFonts w:ascii="Roboto Mono" w:cs="Roboto Mono" w:eastAsia="Roboto Mono" w:hAnsi="Roboto Mono"/>
          <w:color w:val="188038"/>
          <w:rtl w:val="0"/>
        </w:rPr>
        <w:t xml:space="preserve">- معلق</w:t>
      </w:r>
    </w:p>
    <w:p w:rsidR="00000000" w:rsidDel="00000000" w:rsidP="00000000" w:rsidRDefault="00000000" w:rsidRPr="00000000" w14:paraId="00000146">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8bouds5a7zr9" w:id="25"/>
      <w:bookmarkEnd xmlns:w="http://schemas.openxmlformats.org/wordprocessingml/2006/main" w:id="25"/>
      <w:r xmlns:w="http://schemas.openxmlformats.org/wordprocessingml/2006/main" w:rsidDel="00000000" w:rsidR="00000000" w:rsidRPr="00000000">
        <w:rPr>
          <w:color w:val="188038"/>
          <w:sz w:val="22"/>
          <w:szCs w:val="22"/>
          <w:rtl w:val="0"/>
        </w:rPr>
        <w:t xml:space="preserve">6. </w:t>
      </w:r>
      <w:r xmlns:w="http://schemas.openxmlformats.org/wordprocessingml/2006/main" w:rsidDel="00000000" w:rsidR="00000000" w:rsidRPr="00000000">
        <w:rPr>
          <w:b w:val="1"/>
          <w:bCs w:val="1"/>
          <w:sz w:val="34"/>
          <w:szCs w:val="34"/>
          <w:rtl w:val="0"/>
        </w:rPr>
        <w:t xml:space="preserve">ضوابط الرفض الإلزامية</w:t>
      </w:r>
    </w:p>
    <w:p w:rsidR="00000000" w:rsidDel="00000000" w:rsidP="00000000" w:rsidRDefault="00000000" w:rsidRPr="00000000" w14:paraId="00000147">
      <w:pPr xmlns:w="http://schemas.openxmlformats.org/wordprocessingml/2006/main">
        <w:spacing w:after="240" w:before="240" w:lineRule="auto"/>
        <w:rPr/>
        <w:bidi/>
      </w:pPr>
      <w:r xmlns:w="http://schemas.openxmlformats.org/wordprocessingml/2006/main" w:rsidDel="00000000" w:rsidR="00000000" w:rsidRPr="00000000">
        <w:rPr>
          <w:rtl w:val="0"/>
        </w:rPr>
        <w:t xml:space="preserve">قبل الرفض النهائي، باستثناء حالات العقوبات/الاحتيال/المخالفات القانونية، يرجى تقديم الطلب التالي:</w:t>
      </w:r>
    </w:p>
    <w:p w:rsidR="00000000" w:rsidDel="00000000" w:rsidP="00000000" w:rsidRDefault="00000000" w:rsidRPr="00000000" w14:paraId="00000148">
      <w:pPr xmlns:w="http://schemas.openxmlformats.org/wordprocessingml/2006/main">
        <w:numPr>
          <w:ilvl w:val="0"/>
          <w:numId w:val="10"/>
        </w:numPr>
        <w:spacing w:after="0" w:afterAutospacing="0" w:before="240" w:lineRule="auto"/>
        <w:ind w:left="720" w:hanging="360"/>
        <w:bidi/>
      </w:pPr>
      <w:r xmlns:w="http://schemas.openxmlformats.org/wordprocessingml/2006/main" w:rsidDel="00000000" w:rsidR="00000000" w:rsidRPr="00000000">
        <w:rPr>
          <w:rtl w:val="0"/>
        </w:rPr>
        <w:t xml:space="preserve">اذكر سبب الرفض بوضوح.</w:t>
      </w:r>
    </w:p>
    <w:p w:rsidR="00000000" w:rsidDel="00000000" w:rsidP="00000000" w:rsidRDefault="00000000" w:rsidRPr="00000000" w14:paraId="00000149">
      <w:pPr xmlns:w="http://schemas.openxmlformats.org/wordprocessingml/2006/main">
        <w:numPr>
          <w:ilvl w:val="0"/>
          <w:numId w:val="10"/>
        </w:numPr>
        <w:spacing w:after="0" w:afterAutospacing="0" w:before="0" w:beforeAutospacing="0" w:lineRule="auto"/>
        <w:ind w:left="720" w:hanging="360"/>
        <w:bidi/>
      </w:pPr>
      <w:r xmlns:w="http://schemas.openxmlformats.org/wordprocessingml/2006/main" w:rsidDel="00000000" w:rsidR="00000000" w:rsidRPr="00000000">
        <w:rPr>
          <w:rtl w:val="0"/>
        </w:rPr>
        <w:t xml:space="preserve">اتخذ الإجراءات التصحيحية اللازمة.</w:t>
      </w:r>
    </w:p>
    <w:p w:rsidR="00000000" w:rsidDel="00000000" w:rsidP="00000000" w:rsidRDefault="00000000" w:rsidRPr="00000000" w14:paraId="0000014A">
      <w:pPr xmlns:w="http://schemas.openxmlformats.org/wordprocessingml/2006/main">
        <w:numPr>
          <w:ilvl w:val="0"/>
          <w:numId w:val="10"/>
        </w:numPr>
        <w:spacing w:after="0" w:afterAutospacing="0" w:before="0" w:beforeAutospacing="0" w:lineRule="auto"/>
        <w:ind w:left="720" w:hanging="360"/>
        <w:bidi/>
      </w:pPr>
      <w:r xmlns:w="http://schemas.openxmlformats.org/wordprocessingml/2006/main" w:rsidDel="00000000" w:rsidR="00000000" w:rsidRPr="00000000">
        <w:rPr>
          <w:rtl w:val="0"/>
        </w:rPr>
        <w:t xml:space="preserve">حدد موعدًا نهائيًا، على سبيل المثال من 7 إلى 14 يومًا.</w:t>
      </w:r>
    </w:p>
    <w:p w:rsidR="00000000" w:rsidDel="00000000" w:rsidP="00000000" w:rsidRDefault="00000000" w:rsidRPr="00000000" w14:paraId="0000014B">
      <w:pPr xmlns:w="http://schemas.openxmlformats.org/wordprocessingml/2006/main">
        <w:numPr>
          <w:ilvl w:val="0"/>
          <w:numId w:val="10"/>
        </w:numPr>
        <w:spacing w:after="0" w:afterAutospacing="0" w:before="0" w:beforeAutospacing="0" w:lineRule="auto"/>
        <w:ind w:left="720" w:hanging="360"/>
        <w:bidi/>
      </w:pPr>
      <w:r xmlns:w="http://schemas.openxmlformats.org/wordprocessingml/2006/main" w:rsidDel="00000000" w:rsidR="00000000" w:rsidRPr="00000000">
        <w:rPr>
          <w:rtl w:val="0"/>
        </w:rPr>
        <w:t xml:space="preserve">حدد عدد المحاولات، على سبيل المثال 3 محاولات.</w:t>
      </w:r>
    </w:p>
    <w:p w:rsidR="00000000" w:rsidDel="00000000" w:rsidP="00000000" w:rsidRDefault="00000000" w:rsidRPr="00000000" w14:paraId="0000014C">
      <w:pPr xmlns:w="http://schemas.openxmlformats.org/wordprocessingml/2006/main">
        <w:numPr>
          <w:ilvl w:val="0"/>
          <w:numId w:val="10"/>
        </w:numPr>
        <w:spacing w:after="0" w:afterAutospacing="0" w:before="0" w:beforeAutospacing="0" w:lineRule="auto"/>
        <w:ind w:left="720" w:hanging="360"/>
        <w:bidi/>
      </w:pPr>
      <w:r xmlns:w="http://schemas.openxmlformats.org/wordprocessingml/2006/main" w:rsidDel="00000000" w:rsidR="00000000" w:rsidRPr="00000000">
        <w:rPr>
          <w:rtl w:val="0"/>
        </w:rPr>
        <w:t xml:space="preserve">يتطلب الأمر موافقة يدوية على الامتثال للرفض النهائي.</w:t>
      </w:r>
    </w:p>
    <w:p w:rsidR="00000000" w:rsidDel="00000000" w:rsidP="00000000" w:rsidRDefault="00000000" w:rsidRPr="00000000" w14:paraId="0000014D">
      <w:pPr xmlns:w="http://schemas.openxmlformats.org/wordprocessingml/2006/main">
        <w:numPr>
          <w:ilvl w:val="0"/>
          <w:numId w:val="10"/>
        </w:numPr>
        <w:spacing w:after="0" w:afterAutospacing="0" w:before="0" w:beforeAutospacing="0" w:lineRule="auto"/>
        <w:ind w:left="720" w:hanging="360"/>
        <w:bidi/>
      </w:pPr>
      <w:r xmlns:w="http://schemas.openxmlformats.org/wordprocessingml/2006/main" w:rsidDel="00000000" w:rsidR="00000000" w:rsidRPr="00000000">
        <w:rPr>
          <w:rtl w:val="0"/>
        </w:rPr>
        <w:t xml:space="preserve">احتفظ بسجل تدقيق يتضمن القرار، والمراجع، والأدلة، والطابع الزمني.</w:t>
      </w:r>
    </w:p>
    <w:p w:rsidR="00000000" w:rsidDel="00000000" w:rsidP="00000000" w:rsidRDefault="00000000" w:rsidRPr="00000000" w14:paraId="0000014E">
      <w:pPr xmlns:w="http://schemas.openxmlformats.org/wordprocessingml/2006/main">
        <w:numPr>
          <w:ilvl w:val="0"/>
          <w:numId w:val="10"/>
        </w:numPr>
        <w:spacing w:after="240" w:before="0" w:beforeAutospacing="0" w:lineRule="auto"/>
        <w:ind w:left="720" w:hanging="360"/>
        <w:bidi/>
      </w:pPr>
      <w:r xmlns:w="http://schemas.openxmlformats.org/wordprocessingml/2006/main" w:rsidDel="00000000" w:rsidR="00000000" w:rsidRPr="00000000">
        <w:rPr>
          <w:rtl w:val="0"/>
        </w:rPr>
        <w:t xml:space="preserve">السماح بالاستئناف إذا كان ذلك ممكناً قانونياً وعملياً.</w:t>
      </w:r>
    </w:p>
    <w:p w:rsidR="00000000" w:rsidDel="00000000" w:rsidP="00000000" w:rsidRDefault="00000000" w:rsidRPr="00000000" w14:paraId="0000014F">
      <w:pPr xmlns:w="http://schemas.openxmlformats.org/wordprocessingml/2006/main">
        <w:pStyle w:val="Heading2"/>
        <w:keepNext w:val="0"/>
        <w:keepLines w:val="0"/>
        <w:spacing w:after="80" w:lineRule="auto"/>
        <w:rPr>
          <w:b w:val="1"/>
          <w:bCs w:val="1"/>
          <w:sz w:val="34"/>
          <w:szCs w:val="34"/>
        </w:rPr>
        <w:bidi/>
      </w:pPr>
      <w:bookmarkStart xmlns:w="http://schemas.openxmlformats.org/wordprocessingml/2006/main" w:colFirst="0" w:colLast="0" w:name="_5sas12swecxw" w:id="26"/>
      <w:bookmarkEnd xmlns:w="http://schemas.openxmlformats.org/wordprocessingml/2006/main" w:id="26"/>
      <w:r xmlns:w="http://schemas.openxmlformats.org/wordprocessingml/2006/main" w:rsidDel="00000000" w:rsidR="00000000" w:rsidRPr="00000000">
        <w:rPr>
          <w:b w:val="1"/>
          <w:bCs w:val="1"/>
          <w:sz w:val="34"/>
          <w:szCs w:val="34"/>
          <w:rtl w:val="0"/>
        </w:rPr>
        <w:t xml:space="preserve">7. القاعدة العملية</w:t>
      </w:r>
    </w:p>
    <w:p w:rsidR="00000000" w:rsidDel="00000000" w:rsidP="00000000" w:rsidRDefault="00000000" w:rsidRPr="00000000" w14:paraId="00000150">
      <w:pPr xmlns:w="http://schemas.openxmlformats.org/wordprocessingml/2006/main">
        <w:spacing w:after="240" w:before="240" w:lineRule="auto"/>
        <w:rPr/>
        <w:bidi/>
      </w:pPr>
      <w:r xmlns:w="http://schemas.openxmlformats.org/wordprocessingml/2006/main" w:rsidDel="00000000" w:rsidR="00000000" w:rsidRPr="00000000">
        <w:rPr>
          <w:rtl w:val="0"/>
        </w:rPr>
        <w:t xml:space="preserve">ارفض </w:t>
      </w:r>
      <w:r xmlns:w="http://schemas.openxmlformats.org/wordprocessingml/2006/main" w:rsidDel="00000000" w:rsidR="00000000" w:rsidRPr="00000000">
        <w:rPr>
          <w:b w:val="1"/>
          <w:bCs w:val="1"/>
          <w:rtl w:val="0"/>
        </w:rPr>
        <w:t xml:space="preserve">البائع </w:t>
      </w:r>
      <w:r xmlns:w="http://schemas.openxmlformats.org/wordprocessingml/2006/main" w:rsidDel="00000000" w:rsidR="00000000" w:rsidRPr="00000000">
        <w:rPr>
          <w:rtl w:val="0"/>
        </w:rPr>
        <w:t xml:space="preserve">عندما لا يكون الشخص/الشركة جديراً بالثقة قانونياً أو مؤهلاً.</w:t>
      </w:r>
    </w:p>
    <w:p w:rsidR="00000000" w:rsidDel="00000000" w:rsidP="00000000" w:rsidRDefault="00000000" w:rsidRPr="00000000" w14:paraId="00000151">
      <w:pPr xmlns:w="http://schemas.openxmlformats.org/wordprocessingml/2006/main">
        <w:spacing w:after="240" w:before="240" w:lineRule="auto"/>
        <w:rPr/>
        <w:bidi/>
      </w:pPr>
      <w:r xmlns:w="http://schemas.openxmlformats.org/wordprocessingml/2006/main" w:rsidDel="00000000" w:rsidR="00000000" w:rsidRPr="00000000">
        <w:rPr>
          <w:rtl w:val="0"/>
        </w:rPr>
        <w:t xml:space="preserve">ارفض </w:t>
      </w:r>
      <w:r xmlns:w="http://schemas.openxmlformats.org/wordprocessingml/2006/main" w:rsidDel="00000000" w:rsidR="00000000" w:rsidRPr="00000000">
        <w:rPr>
          <w:b w:val="1"/>
          <w:bCs w:val="1"/>
          <w:rtl w:val="0"/>
        </w:rPr>
        <w:t xml:space="preserve">المتجر </w:t>
      </w:r>
      <w:r xmlns:w="http://schemas.openxmlformats.org/wordprocessingml/2006/main" w:rsidDel="00000000" w:rsidR="00000000" w:rsidRPr="00000000">
        <w:rPr>
          <w:rtl w:val="0"/>
        </w:rPr>
        <w:t xml:space="preserve">عندما تكون هوية العمل صحيحة، ولكن هذا المتجر أو النطاق أو فئة المنتج أو نموذج التشغيل غير قانوني أو لا يمكن التحقق منه أو ينطوي على مخاطر كبيرة.</w:t>
      </w:r>
    </w:p>
    <w:p w:rsidR="00000000" w:rsidDel="00000000" w:rsidP="00000000" w:rsidRDefault="00000000" w:rsidRPr="00000000" w14:paraId="0000015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anctionssearch.ofac.treas.gov/?utm_source=chatgpt.com" TargetMode="External"/><Relationship Id="rId10" Type="http://schemas.openxmlformats.org/officeDocument/2006/relationships/hyperlink" Target="https://docs.stripe.com/connect/identity-verification?utm_source=chatgpt.com" TargetMode="External"/><Relationship Id="rId13" Type="http://schemas.openxmlformats.org/officeDocument/2006/relationships/hyperlink" Target="https://www.ftc.gov/business-guidance/resources/INFORMAct?utm_source=chatgpt.com" TargetMode="External"/><Relationship Id="rId12" Type="http://schemas.openxmlformats.org/officeDocument/2006/relationships/hyperlink" Target="https://www.fatf-gafi.org/en/publications/Fatfrecommendations/Guidance-Beneficial-Ownership-Legal-Persons.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tf-gafi.org/en/publications/Fatfrecommendations/Guidance-Beneficial-Ownership-Legal-Persons.html?utm_source=chatgpt.com" TargetMode="External"/><Relationship Id="rId5" Type="http://schemas.openxmlformats.org/officeDocument/2006/relationships/styles" Target="styles.xml"/><Relationship Id="rId6" Type="http://schemas.openxmlformats.org/officeDocument/2006/relationships/hyperlink" Target="https://gdpr-info.eu/art-5-gdpr/?utm_source=chatgpt.com" TargetMode="External"/><Relationship Id="rId7" Type="http://schemas.openxmlformats.org/officeDocument/2006/relationships/hyperlink" Target="https://www.ftc.gov/business-guidance/resources/INFORMAct?utm_source=chatgpt.com" TargetMode="External"/><Relationship Id="rId8" Type="http://schemas.openxmlformats.org/officeDocument/2006/relationships/hyperlink" Target="https://taxation-customs.ec.europa.eu/taxation/tax-transparency-cooperation/administrative-co-operation-and-mutual-assistance/dac7_en?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